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B0FFF3" w14:textId="077113E1" w:rsidR="00E2791A" w:rsidRPr="001506F1" w:rsidRDefault="001506F1" w:rsidP="001506F1">
      <w:pPr>
        <w:spacing w:after="0" w:line="360" w:lineRule="auto"/>
        <w:jc w:val="center"/>
        <w:rPr>
          <w:rFonts w:ascii="Arial" w:hAnsi="Arial" w:cs="Arial"/>
          <w:color w:val="403D39"/>
          <w:sz w:val="21"/>
          <w:szCs w:val="21"/>
          <w:shd w:val="clear" w:color="auto" w:fill="FFFFFF"/>
          <w:lang w:val="en-US"/>
        </w:rPr>
      </w:pPr>
      <w:bookmarkStart w:id="0" w:name="_Hlk157517577"/>
      <w:r w:rsidRPr="001506F1">
        <w:rPr>
          <w:rFonts w:ascii="Times New Roman" w:hAnsi="Times New Roman" w:cs="Times New Roman"/>
          <w:b/>
          <w:bCs/>
          <w:sz w:val="28"/>
          <w:szCs w:val="28"/>
          <w:lang w:val="en-US"/>
        </w:rPr>
        <w:t>The burden of high fasting plasma glucose in South American</w:t>
      </w:r>
      <w:bookmarkEnd w:id="0"/>
      <w:r w:rsidRPr="001506F1">
        <w:rPr>
          <w:rFonts w:ascii="Times New Roman" w:hAnsi="Times New Roman" w:cs="Times New Roman"/>
          <w:b/>
          <w:bCs/>
          <w:sz w:val="28"/>
          <w:szCs w:val="28"/>
          <w:lang w:val="en-US"/>
        </w:rPr>
        <w:t xml:space="preserve"> </w:t>
      </w:r>
      <w:r w:rsidR="00CF630E">
        <w:rPr>
          <w:rFonts w:ascii="Times New Roman" w:hAnsi="Times New Roman" w:cs="Times New Roman"/>
          <w:b/>
          <w:bCs/>
          <w:sz w:val="28"/>
          <w:szCs w:val="28"/>
          <w:lang w:val="en-US"/>
        </w:rPr>
        <w:t>c</w:t>
      </w:r>
      <w:r w:rsidR="00CF630E" w:rsidRPr="001506F1">
        <w:rPr>
          <w:rFonts w:ascii="Times New Roman" w:hAnsi="Times New Roman" w:cs="Times New Roman"/>
          <w:b/>
          <w:bCs/>
          <w:sz w:val="28"/>
          <w:szCs w:val="28"/>
          <w:lang w:val="en-US"/>
        </w:rPr>
        <w:t>ountries</w:t>
      </w:r>
      <w:r w:rsidRPr="001506F1">
        <w:rPr>
          <w:rFonts w:ascii="Times New Roman" w:hAnsi="Times New Roman" w:cs="Times New Roman"/>
          <w:b/>
          <w:bCs/>
          <w:sz w:val="28"/>
          <w:szCs w:val="28"/>
          <w:lang w:val="en-US"/>
        </w:rPr>
        <w:t>, 1990–2019: a systematic analysis for the Global Burden of Disease Study</w:t>
      </w:r>
    </w:p>
    <w:p w14:paraId="7857E47E" w14:textId="3EDAA20B" w:rsidR="00E00545" w:rsidRPr="001506F1" w:rsidRDefault="00E2791A" w:rsidP="00E00545">
      <w:pPr>
        <w:spacing w:after="0" w:line="360" w:lineRule="auto"/>
        <w:rPr>
          <w:rFonts w:ascii="Arial" w:hAnsi="Arial" w:cs="Arial"/>
          <w:color w:val="403D39"/>
          <w:sz w:val="21"/>
          <w:szCs w:val="21"/>
          <w:shd w:val="clear" w:color="auto" w:fill="FFFFFF"/>
          <w:lang w:val="en-US"/>
        </w:rPr>
      </w:pPr>
      <w:r w:rsidRPr="001506F1">
        <w:rPr>
          <w:rFonts w:ascii="Arial" w:hAnsi="Arial" w:cs="Arial"/>
          <w:color w:val="403D39"/>
          <w:sz w:val="21"/>
          <w:szCs w:val="21"/>
          <w:shd w:val="clear" w:color="auto" w:fill="FFFFFF"/>
          <w:lang w:val="en-US"/>
        </w:rPr>
        <w:t xml:space="preserve">Running head: </w:t>
      </w:r>
      <w:r w:rsidR="001506F1" w:rsidRPr="001506F1">
        <w:rPr>
          <w:rFonts w:ascii="Arial" w:hAnsi="Arial" w:cs="Arial"/>
          <w:color w:val="403D39"/>
          <w:sz w:val="21"/>
          <w:szCs w:val="21"/>
          <w:shd w:val="clear" w:color="auto" w:fill="FFFFFF"/>
          <w:lang w:val="en-US"/>
        </w:rPr>
        <w:t>The burden of high fasting plasma glucose in South American</w:t>
      </w:r>
    </w:p>
    <w:p w14:paraId="5EE5A018" w14:textId="77777777" w:rsidR="000754FC" w:rsidRPr="001506F1" w:rsidRDefault="000754FC" w:rsidP="00E00545">
      <w:pPr>
        <w:spacing w:after="0" w:line="360" w:lineRule="auto"/>
        <w:rPr>
          <w:rFonts w:ascii="Arial" w:hAnsi="Arial" w:cs="Arial"/>
          <w:color w:val="403D39"/>
          <w:sz w:val="18"/>
          <w:szCs w:val="18"/>
          <w:shd w:val="clear" w:color="auto" w:fill="FFFFFF"/>
          <w:lang w:val="en-US"/>
        </w:rPr>
      </w:pPr>
    </w:p>
    <w:p w14:paraId="2A3BAF55" w14:textId="23EFD5ED" w:rsidR="008F0343" w:rsidRPr="00007B71" w:rsidRDefault="001506F1" w:rsidP="000754FC">
      <w:pPr>
        <w:spacing w:after="0" w:line="360" w:lineRule="auto"/>
        <w:ind w:left="4248"/>
        <w:rPr>
          <w:rFonts w:ascii="Times New Roman" w:hAnsi="Times New Roman" w:cs="Times New Roman"/>
          <w:sz w:val="24"/>
          <w:szCs w:val="24"/>
        </w:rPr>
      </w:pPr>
      <w:r w:rsidRPr="001506F1">
        <w:rPr>
          <w:rFonts w:ascii="Times New Roman" w:hAnsi="Times New Roman" w:cs="Times New Roman"/>
          <w:sz w:val="24"/>
          <w:szCs w:val="24"/>
        </w:rPr>
        <w:t>Anelise Decavatá Szortyka</w:t>
      </w:r>
      <w:r w:rsidR="00171B25" w:rsidRPr="00007B71">
        <w:rPr>
          <w:rFonts w:ascii="Times New Roman" w:hAnsi="Times New Roman" w:cs="Times New Roman"/>
          <w:sz w:val="24"/>
          <w:szCs w:val="24"/>
          <w:vertAlign w:val="superscript"/>
        </w:rPr>
        <w:t>1</w:t>
      </w:r>
    </w:p>
    <w:p w14:paraId="262C1E42" w14:textId="42EEA740" w:rsidR="00AF2ECD" w:rsidRPr="00007B71" w:rsidRDefault="001506F1" w:rsidP="00AF2ECD">
      <w:pPr>
        <w:spacing w:after="0" w:line="360" w:lineRule="auto"/>
        <w:ind w:left="4248"/>
        <w:rPr>
          <w:rFonts w:ascii="Times New Roman" w:hAnsi="Times New Roman" w:cs="Times New Roman"/>
          <w:sz w:val="24"/>
          <w:szCs w:val="24"/>
        </w:rPr>
      </w:pPr>
      <w:r w:rsidRPr="001506F1">
        <w:rPr>
          <w:rFonts w:ascii="Times New Roman" w:hAnsi="Times New Roman" w:cs="Times New Roman"/>
          <w:sz w:val="24"/>
          <w:szCs w:val="24"/>
        </w:rPr>
        <w:t>Sergio Espinoza</w:t>
      </w:r>
      <w:r w:rsidR="00020C65" w:rsidRPr="00007B71">
        <w:rPr>
          <w:rFonts w:ascii="Times New Roman" w:hAnsi="Times New Roman" w:cs="Times New Roman"/>
          <w:sz w:val="24"/>
          <w:szCs w:val="24"/>
          <w:vertAlign w:val="superscript"/>
        </w:rPr>
        <w:t>2</w:t>
      </w:r>
      <w:r w:rsidR="00AF2ECD" w:rsidRPr="00007B71">
        <w:rPr>
          <w:rFonts w:ascii="Times New Roman" w:hAnsi="Times New Roman" w:cs="Times New Roman"/>
          <w:sz w:val="24"/>
          <w:szCs w:val="24"/>
        </w:rPr>
        <w:t xml:space="preserve"> </w:t>
      </w:r>
    </w:p>
    <w:p w14:paraId="1CD94FCF" w14:textId="517ED6D0" w:rsidR="00F8565A" w:rsidRPr="00F8565A" w:rsidRDefault="00F8565A" w:rsidP="00AF2ECD">
      <w:pPr>
        <w:spacing w:after="0" w:line="360" w:lineRule="auto"/>
        <w:ind w:left="4248"/>
        <w:rPr>
          <w:rFonts w:ascii="Times New Roman" w:hAnsi="Times New Roman" w:cs="Times New Roman"/>
          <w:sz w:val="24"/>
          <w:szCs w:val="24"/>
          <w:vertAlign w:val="superscript"/>
        </w:rPr>
      </w:pPr>
      <w:r w:rsidRPr="00F8565A">
        <w:rPr>
          <w:rFonts w:ascii="Times New Roman" w:hAnsi="Times New Roman" w:cs="Times New Roman"/>
          <w:sz w:val="24"/>
          <w:szCs w:val="24"/>
        </w:rPr>
        <w:t>Liane Ong</w:t>
      </w:r>
      <w:r>
        <w:rPr>
          <w:rFonts w:ascii="Times New Roman" w:hAnsi="Times New Roman" w:cs="Times New Roman"/>
          <w:sz w:val="24"/>
          <w:szCs w:val="24"/>
          <w:vertAlign w:val="superscript"/>
        </w:rPr>
        <w:t>3</w:t>
      </w:r>
    </w:p>
    <w:p w14:paraId="525A94C0" w14:textId="7F09E474" w:rsidR="001506F1" w:rsidRDefault="001506F1" w:rsidP="001506F1">
      <w:pPr>
        <w:spacing w:after="0" w:line="360" w:lineRule="auto"/>
        <w:ind w:left="4248"/>
        <w:rPr>
          <w:ins w:id="1" w:author="PPGEPI" w:date="2024-04-19T16:35:00Z"/>
          <w:rFonts w:ascii="Times New Roman" w:hAnsi="Times New Roman" w:cs="Times New Roman"/>
          <w:sz w:val="24"/>
          <w:szCs w:val="24"/>
          <w:vertAlign w:val="superscript"/>
        </w:rPr>
      </w:pPr>
      <w:r w:rsidRPr="001506F1">
        <w:rPr>
          <w:rFonts w:ascii="Times New Roman" w:hAnsi="Times New Roman" w:cs="Times New Roman"/>
          <w:sz w:val="24"/>
          <w:szCs w:val="24"/>
        </w:rPr>
        <w:t xml:space="preserve">Bárbara </w:t>
      </w:r>
      <w:proofErr w:type="spellStart"/>
      <w:r w:rsidRPr="001506F1">
        <w:rPr>
          <w:rFonts w:ascii="Times New Roman" w:hAnsi="Times New Roman" w:cs="Times New Roman"/>
          <w:sz w:val="24"/>
          <w:szCs w:val="24"/>
        </w:rPr>
        <w:t>Niegia</w:t>
      </w:r>
      <w:proofErr w:type="spellEnd"/>
      <w:r w:rsidRPr="001506F1">
        <w:rPr>
          <w:rFonts w:ascii="Times New Roman" w:hAnsi="Times New Roman" w:cs="Times New Roman"/>
          <w:sz w:val="24"/>
          <w:szCs w:val="24"/>
        </w:rPr>
        <w:t xml:space="preserve"> Garcia de Goulart</w:t>
      </w:r>
      <w:r w:rsidRPr="00007B71">
        <w:rPr>
          <w:rFonts w:ascii="Times New Roman" w:hAnsi="Times New Roman" w:cs="Times New Roman"/>
          <w:sz w:val="24"/>
          <w:szCs w:val="24"/>
          <w:vertAlign w:val="superscript"/>
        </w:rPr>
        <w:t>1</w:t>
      </w:r>
    </w:p>
    <w:p w14:paraId="398E3FDC" w14:textId="134531AC" w:rsidR="00BF1CDD" w:rsidRPr="00007B71" w:rsidRDefault="00BF1CDD" w:rsidP="001506F1">
      <w:pPr>
        <w:spacing w:after="0" w:line="360" w:lineRule="auto"/>
        <w:ind w:left="4248"/>
        <w:rPr>
          <w:rFonts w:ascii="Times New Roman" w:hAnsi="Times New Roman" w:cs="Times New Roman"/>
          <w:sz w:val="24"/>
          <w:szCs w:val="24"/>
        </w:rPr>
      </w:pPr>
      <w:ins w:id="2" w:author="PPGEPI" w:date="2024-04-19T16:35:00Z">
        <w:r>
          <w:rPr>
            <w:rFonts w:ascii="Times New Roman" w:hAnsi="Times New Roman" w:cs="Times New Roman"/>
            <w:sz w:val="24"/>
            <w:szCs w:val="24"/>
          </w:rPr>
          <w:t>Tatiana Duque Carta</w:t>
        </w:r>
      </w:ins>
      <w:ins w:id="3" w:author="PPGEPI" w:date="2024-04-19T16:36:00Z">
        <w:r>
          <w:rPr>
            <w:rFonts w:ascii="Times New Roman" w:hAnsi="Times New Roman" w:cs="Times New Roman"/>
            <w:sz w:val="24"/>
            <w:szCs w:val="24"/>
          </w:rPr>
          <w:t>gena</w:t>
        </w:r>
        <w:r>
          <w:rPr>
            <w:rFonts w:ascii="Times New Roman" w:hAnsi="Times New Roman" w:cs="Times New Roman"/>
            <w:sz w:val="24"/>
            <w:szCs w:val="24"/>
            <w:vertAlign w:val="superscript"/>
          </w:rPr>
          <w:t>1</w:t>
        </w:r>
      </w:ins>
    </w:p>
    <w:p w14:paraId="780966CF" w14:textId="14879A84" w:rsidR="001506F1" w:rsidRDefault="001506F1" w:rsidP="001506F1">
      <w:pPr>
        <w:spacing w:after="0" w:line="360" w:lineRule="auto"/>
        <w:ind w:left="4248"/>
        <w:rPr>
          <w:rFonts w:ascii="Times New Roman" w:hAnsi="Times New Roman" w:cs="Times New Roman"/>
          <w:sz w:val="24"/>
          <w:szCs w:val="24"/>
        </w:rPr>
      </w:pPr>
      <w:r w:rsidRPr="001506F1">
        <w:rPr>
          <w:rFonts w:ascii="Times New Roman" w:hAnsi="Times New Roman" w:cs="Times New Roman"/>
          <w:sz w:val="24"/>
          <w:szCs w:val="24"/>
        </w:rPr>
        <w:t>Rodrigo Citton P</w:t>
      </w:r>
      <w:r>
        <w:rPr>
          <w:rFonts w:ascii="Times New Roman" w:hAnsi="Times New Roman" w:cs="Times New Roman"/>
          <w:sz w:val="24"/>
          <w:szCs w:val="24"/>
        </w:rPr>
        <w:t>.</w:t>
      </w:r>
      <w:r w:rsidRPr="001506F1">
        <w:rPr>
          <w:rFonts w:ascii="Times New Roman" w:hAnsi="Times New Roman" w:cs="Times New Roman"/>
          <w:sz w:val="24"/>
          <w:szCs w:val="24"/>
        </w:rPr>
        <w:t xml:space="preserve"> dos Reis</w:t>
      </w:r>
      <w:r w:rsidR="009E5D9C">
        <w:rPr>
          <w:rFonts w:ascii="Times New Roman" w:hAnsi="Times New Roman" w:cs="Times New Roman"/>
          <w:sz w:val="24"/>
          <w:szCs w:val="24"/>
          <w:vertAlign w:val="superscript"/>
        </w:rPr>
        <w:t>1</w:t>
      </w:r>
      <w:r w:rsidRPr="00007B71">
        <w:rPr>
          <w:rFonts w:ascii="Times New Roman" w:hAnsi="Times New Roman" w:cs="Times New Roman"/>
          <w:sz w:val="24"/>
          <w:szCs w:val="24"/>
        </w:rPr>
        <w:t xml:space="preserve"> </w:t>
      </w:r>
    </w:p>
    <w:p w14:paraId="4E77E7DD" w14:textId="77777777" w:rsidR="00F8565A" w:rsidRDefault="00C266A5" w:rsidP="00F8565A">
      <w:pPr>
        <w:spacing w:after="0" w:line="360" w:lineRule="auto"/>
        <w:ind w:left="4248"/>
        <w:rPr>
          <w:rFonts w:ascii="Times New Roman" w:eastAsia="Times New Roman" w:hAnsi="Times New Roman" w:cs="Times New Roman"/>
          <w:sz w:val="24"/>
          <w:szCs w:val="24"/>
          <w:lang w:val="de-DE"/>
        </w:rPr>
      </w:pPr>
      <w:r w:rsidRPr="00F8565A">
        <w:rPr>
          <w:rFonts w:ascii="Times New Roman" w:hAnsi="Times New Roman" w:cs="Times New Roman"/>
          <w:sz w:val="24"/>
          <w:szCs w:val="24"/>
          <w:lang w:val="de-DE"/>
        </w:rPr>
        <w:t>Maria Inês</w:t>
      </w:r>
      <w:r w:rsidRPr="00F8565A">
        <w:rPr>
          <w:lang w:val="de-DE"/>
        </w:rPr>
        <w:t xml:space="preserve"> </w:t>
      </w:r>
      <w:r w:rsidRPr="00F8565A">
        <w:rPr>
          <w:rFonts w:ascii="Times New Roman" w:hAnsi="Times New Roman" w:cs="Times New Roman"/>
          <w:sz w:val="24"/>
          <w:szCs w:val="24"/>
          <w:lang w:val="de-DE"/>
        </w:rPr>
        <w:t>Schmidt</w:t>
      </w:r>
      <w:r w:rsidR="009E5D9C" w:rsidRPr="00F8565A">
        <w:rPr>
          <w:rFonts w:ascii="Times New Roman" w:hAnsi="Times New Roman" w:cs="Times New Roman"/>
          <w:sz w:val="24"/>
          <w:szCs w:val="24"/>
          <w:vertAlign w:val="superscript"/>
          <w:lang w:val="de-DE"/>
        </w:rPr>
        <w:t>1</w:t>
      </w:r>
      <w:r w:rsidR="00F8565A" w:rsidRPr="00F8565A">
        <w:rPr>
          <w:rFonts w:ascii="Times New Roman" w:eastAsia="Times New Roman" w:hAnsi="Times New Roman" w:cs="Times New Roman"/>
          <w:sz w:val="24"/>
          <w:szCs w:val="24"/>
          <w:lang w:val="de-DE"/>
        </w:rPr>
        <w:t xml:space="preserve"> </w:t>
      </w:r>
    </w:p>
    <w:p w14:paraId="345C8C9D" w14:textId="2A886ADA" w:rsidR="00F8565A" w:rsidRPr="00F8565A" w:rsidRDefault="00F8565A" w:rsidP="00F8565A">
      <w:pPr>
        <w:spacing w:after="0" w:line="360" w:lineRule="auto"/>
        <w:ind w:left="4248"/>
        <w:rPr>
          <w:rFonts w:ascii="Times New Roman" w:hAnsi="Times New Roman" w:cs="Times New Roman"/>
          <w:sz w:val="24"/>
          <w:szCs w:val="24"/>
          <w:vertAlign w:val="superscript"/>
          <w:lang w:val="es-419"/>
        </w:rPr>
      </w:pPr>
      <w:r w:rsidRPr="00F8565A">
        <w:rPr>
          <w:rFonts w:ascii="Times New Roman" w:eastAsia="Times New Roman" w:hAnsi="Times New Roman" w:cs="Times New Roman"/>
          <w:sz w:val="24"/>
          <w:szCs w:val="24"/>
          <w:lang w:val="es-419"/>
        </w:rPr>
        <w:t>Bruce B. Duncan</w:t>
      </w:r>
      <w:r w:rsidRPr="00F8565A">
        <w:rPr>
          <w:rFonts w:ascii="Times New Roman" w:hAnsi="Times New Roman" w:cs="Times New Roman"/>
          <w:sz w:val="24"/>
          <w:szCs w:val="24"/>
          <w:vertAlign w:val="superscript"/>
          <w:lang w:val="es-419"/>
        </w:rPr>
        <w:t>1</w:t>
      </w:r>
    </w:p>
    <w:p w14:paraId="3A6F13E2" w14:textId="3DEC3EAD" w:rsidR="001506F1" w:rsidRPr="00F8565A" w:rsidRDefault="001506F1" w:rsidP="001506F1">
      <w:pPr>
        <w:spacing w:after="0" w:line="360" w:lineRule="auto"/>
        <w:ind w:left="4248"/>
        <w:rPr>
          <w:rFonts w:ascii="Times New Roman" w:hAnsi="Times New Roman" w:cs="Times New Roman"/>
          <w:sz w:val="24"/>
          <w:szCs w:val="24"/>
          <w:lang w:val="es-419"/>
        </w:rPr>
      </w:pPr>
      <w:r w:rsidRPr="00F8565A">
        <w:rPr>
          <w:rFonts w:ascii="Times New Roman" w:eastAsia="Times New Roman" w:hAnsi="Times New Roman" w:cs="Times New Roman"/>
          <w:sz w:val="24"/>
          <w:szCs w:val="24"/>
          <w:lang w:val="es-419"/>
        </w:rPr>
        <w:t>Rita Mattiello</w:t>
      </w:r>
      <w:r w:rsidR="009E5D9C" w:rsidRPr="00F8565A">
        <w:rPr>
          <w:rFonts w:ascii="Times New Roman" w:hAnsi="Times New Roman" w:cs="Times New Roman"/>
          <w:sz w:val="24"/>
          <w:szCs w:val="24"/>
          <w:vertAlign w:val="superscript"/>
          <w:lang w:val="es-419"/>
        </w:rPr>
        <w:t>1</w:t>
      </w:r>
    </w:p>
    <w:p w14:paraId="6A23C385" w14:textId="77777777" w:rsidR="008F0343" w:rsidRPr="00F8565A" w:rsidRDefault="008F0343" w:rsidP="00E00545">
      <w:pPr>
        <w:spacing w:after="0" w:line="360" w:lineRule="auto"/>
        <w:rPr>
          <w:rFonts w:ascii="Times New Roman" w:hAnsi="Times New Roman" w:cs="Times New Roman"/>
          <w:sz w:val="24"/>
          <w:szCs w:val="24"/>
          <w:lang w:val="es-419"/>
        </w:rPr>
      </w:pPr>
    </w:p>
    <w:p w14:paraId="7910B69B" w14:textId="15C866E3" w:rsidR="00171B25" w:rsidRPr="009E5D9C" w:rsidRDefault="009E5D9C" w:rsidP="00E00545">
      <w:pPr>
        <w:pStyle w:val="PargrafodaLista"/>
        <w:numPr>
          <w:ilvl w:val="0"/>
          <w:numId w:val="2"/>
        </w:numPr>
        <w:spacing w:after="0" w:line="360" w:lineRule="auto"/>
        <w:rPr>
          <w:rFonts w:ascii="Times New Roman" w:hAnsi="Times New Roman" w:cs="Times New Roman"/>
          <w:sz w:val="24"/>
          <w:szCs w:val="24"/>
        </w:rPr>
      </w:pPr>
      <w:r w:rsidRPr="009E5D9C">
        <w:rPr>
          <w:rFonts w:ascii="Times New Roman" w:hAnsi="Times New Roman" w:cs="Times New Roman"/>
          <w:sz w:val="24"/>
          <w:szCs w:val="24"/>
        </w:rPr>
        <w:t>Postgraduate Program in Epidemiology, School of Medicine, Universidade Federal do Rio Grande do Sul, Porto Alegre, Brazil</w:t>
      </w:r>
    </w:p>
    <w:p w14:paraId="032FE4F8" w14:textId="77777777" w:rsidR="009E5D9C" w:rsidRDefault="009E5D9C" w:rsidP="009E5D9C">
      <w:pPr>
        <w:pStyle w:val="PargrafodaLista"/>
        <w:numPr>
          <w:ilvl w:val="0"/>
          <w:numId w:val="2"/>
        </w:numPr>
        <w:spacing w:after="0" w:line="360" w:lineRule="auto"/>
        <w:rPr>
          <w:rFonts w:ascii="Times New Roman" w:hAnsi="Times New Roman" w:cs="Times New Roman"/>
          <w:sz w:val="24"/>
          <w:szCs w:val="24"/>
        </w:rPr>
      </w:pPr>
      <w:r w:rsidRPr="009E5D9C">
        <w:rPr>
          <w:rFonts w:ascii="Times New Roman" w:hAnsi="Times New Roman" w:cs="Times New Roman"/>
          <w:sz w:val="24"/>
          <w:szCs w:val="24"/>
        </w:rPr>
        <w:t>School of Medicine, Universidade Federal do Rio Grande do Sul, Porto Alegre, Brazil</w:t>
      </w:r>
    </w:p>
    <w:p w14:paraId="4BDF69F0" w14:textId="6BB00E04" w:rsidR="00F8565A" w:rsidRPr="00F8565A" w:rsidRDefault="00F8565A" w:rsidP="009E5D9C">
      <w:pPr>
        <w:pStyle w:val="PargrafodaLista"/>
        <w:numPr>
          <w:ilvl w:val="0"/>
          <w:numId w:val="2"/>
        </w:numPr>
        <w:spacing w:after="0" w:line="360" w:lineRule="auto"/>
        <w:rPr>
          <w:rFonts w:ascii="Times New Roman" w:hAnsi="Times New Roman" w:cs="Times New Roman"/>
          <w:sz w:val="24"/>
          <w:szCs w:val="24"/>
          <w:lang w:val="en-US"/>
        </w:rPr>
      </w:pPr>
      <w:r w:rsidRPr="00F8565A">
        <w:rPr>
          <w:rFonts w:ascii="Times New Roman" w:hAnsi="Times New Roman" w:cs="Times New Roman"/>
          <w:sz w:val="24"/>
          <w:szCs w:val="24"/>
          <w:lang w:val="en-US"/>
        </w:rPr>
        <w:t>University of Washington's Institute for Health Metrics and Evaluation (IHME)</w:t>
      </w:r>
    </w:p>
    <w:p w14:paraId="68DD12BD" w14:textId="77777777" w:rsidR="00850856" w:rsidRPr="00F8565A" w:rsidRDefault="00850856" w:rsidP="009E7DAF">
      <w:pPr>
        <w:pStyle w:val="PargrafodaLista"/>
        <w:spacing w:after="0" w:line="360" w:lineRule="auto"/>
        <w:rPr>
          <w:rFonts w:ascii="Times New Roman" w:hAnsi="Times New Roman" w:cs="Times New Roman"/>
          <w:sz w:val="24"/>
          <w:szCs w:val="24"/>
          <w:highlight w:val="yellow"/>
          <w:lang w:val="en-US"/>
        </w:rPr>
      </w:pPr>
    </w:p>
    <w:p w14:paraId="0424CAF5" w14:textId="77777777" w:rsidR="00850856" w:rsidRPr="00F8565A" w:rsidRDefault="00850856" w:rsidP="00850856">
      <w:pPr>
        <w:spacing w:after="0" w:line="360" w:lineRule="auto"/>
        <w:rPr>
          <w:rFonts w:ascii="Times New Roman" w:hAnsi="Times New Roman" w:cs="Times New Roman"/>
          <w:sz w:val="24"/>
          <w:szCs w:val="24"/>
          <w:lang w:val="en-US"/>
        </w:rPr>
      </w:pPr>
    </w:p>
    <w:p w14:paraId="128ADADE" w14:textId="77777777" w:rsidR="00E00545" w:rsidRPr="00F8565A" w:rsidRDefault="00E00545" w:rsidP="00E00545">
      <w:pPr>
        <w:spacing w:after="0" w:line="360" w:lineRule="auto"/>
        <w:rPr>
          <w:rFonts w:ascii="Times New Roman" w:hAnsi="Times New Roman" w:cs="Times New Roman"/>
          <w:sz w:val="24"/>
          <w:szCs w:val="24"/>
          <w:lang w:val="en-US"/>
        </w:rPr>
      </w:pPr>
    </w:p>
    <w:p w14:paraId="73FB4386" w14:textId="32EC04EA" w:rsidR="009B2D46" w:rsidRPr="005F2961" w:rsidRDefault="008F0343" w:rsidP="009B2D46">
      <w:pPr>
        <w:spacing w:after="0" w:line="360" w:lineRule="auto"/>
        <w:rPr>
          <w:rFonts w:ascii="Times New Roman" w:hAnsi="Times New Roman" w:cs="Times New Roman"/>
          <w:i/>
          <w:iCs/>
          <w:sz w:val="24"/>
          <w:szCs w:val="24"/>
        </w:rPr>
      </w:pPr>
      <w:r w:rsidRPr="008F0343">
        <w:rPr>
          <w:rFonts w:ascii="Times New Roman" w:hAnsi="Times New Roman" w:cs="Times New Roman"/>
          <w:sz w:val="24"/>
          <w:szCs w:val="24"/>
        </w:rPr>
        <w:t>Correspond</w:t>
      </w:r>
      <w:r w:rsidR="00165D4E">
        <w:rPr>
          <w:rFonts w:ascii="Times New Roman" w:hAnsi="Times New Roman" w:cs="Times New Roman"/>
          <w:sz w:val="24"/>
          <w:szCs w:val="24"/>
        </w:rPr>
        <w:t xml:space="preserve">ence: </w:t>
      </w:r>
      <w:r w:rsidR="001506F1" w:rsidRPr="001506F1">
        <w:rPr>
          <w:rFonts w:ascii="Times New Roman" w:hAnsi="Times New Roman" w:cs="Times New Roman"/>
          <w:i/>
          <w:iCs/>
          <w:sz w:val="24"/>
          <w:szCs w:val="24"/>
        </w:rPr>
        <w:t>Rita Mattiello</w:t>
      </w:r>
    </w:p>
    <w:p w14:paraId="1D710457" w14:textId="77777777" w:rsidR="009E5D9C" w:rsidRDefault="009E5D9C" w:rsidP="00E00545">
      <w:pPr>
        <w:spacing w:after="0" w:line="360" w:lineRule="auto"/>
        <w:rPr>
          <w:rFonts w:ascii="Times New Roman" w:hAnsi="Times New Roman" w:cs="Times New Roman"/>
          <w:i/>
          <w:iCs/>
          <w:sz w:val="24"/>
          <w:szCs w:val="24"/>
        </w:rPr>
      </w:pPr>
      <w:r w:rsidRPr="009E5D9C">
        <w:rPr>
          <w:rFonts w:ascii="Times New Roman" w:hAnsi="Times New Roman" w:cs="Times New Roman"/>
          <w:i/>
          <w:iCs/>
          <w:sz w:val="24"/>
          <w:szCs w:val="24"/>
        </w:rPr>
        <w:t>R. Ramiro Barcelos, 2400 - Santa Cecília, Porto Alegre - RS, 90035-002</w:t>
      </w:r>
    </w:p>
    <w:p w14:paraId="69407902" w14:textId="7B9BA760" w:rsidR="000754FC" w:rsidRPr="007430B0" w:rsidRDefault="00DE6FBB" w:rsidP="00E00545">
      <w:pPr>
        <w:spacing w:after="0" w:line="360" w:lineRule="auto"/>
        <w:rPr>
          <w:rFonts w:ascii="Arial" w:hAnsi="Arial" w:cs="Arial"/>
          <w:i/>
          <w:iCs/>
          <w:color w:val="403D39"/>
          <w:sz w:val="18"/>
          <w:szCs w:val="18"/>
          <w:shd w:val="clear" w:color="auto" w:fill="FFFFFF"/>
        </w:rPr>
      </w:pPr>
      <w:r>
        <w:rPr>
          <w:rFonts w:ascii="Times New Roman" w:hAnsi="Times New Roman" w:cs="Times New Roman"/>
          <w:i/>
          <w:iCs/>
          <w:sz w:val="24"/>
          <w:szCs w:val="24"/>
        </w:rPr>
        <w:t>e-mail</w:t>
      </w:r>
      <w:r w:rsidR="001506F1">
        <w:rPr>
          <w:rFonts w:ascii="Times New Roman" w:hAnsi="Times New Roman" w:cs="Times New Roman"/>
          <w:i/>
          <w:iCs/>
          <w:sz w:val="24"/>
          <w:szCs w:val="24"/>
        </w:rPr>
        <w:t xml:space="preserve">: </w:t>
      </w:r>
      <w:r w:rsidR="001506F1" w:rsidRPr="001506F1">
        <w:rPr>
          <w:rFonts w:ascii="Times New Roman" w:hAnsi="Times New Roman" w:cs="Times New Roman"/>
          <w:i/>
          <w:iCs/>
          <w:sz w:val="24"/>
          <w:szCs w:val="24"/>
        </w:rPr>
        <w:t>rita.mattiello@ufrgs.br</w:t>
      </w:r>
    </w:p>
    <w:p w14:paraId="696F22D5" w14:textId="77777777" w:rsidR="00F92745" w:rsidRPr="007430B0" w:rsidRDefault="00F92745" w:rsidP="00E00545">
      <w:pPr>
        <w:spacing w:after="0" w:line="360" w:lineRule="auto"/>
        <w:rPr>
          <w:rFonts w:ascii="Times New Roman" w:hAnsi="Times New Roman" w:cs="Times New Roman"/>
          <w:sz w:val="24"/>
          <w:szCs w:val="24"/>
        </w:rPr>
      </w:pPr>
      <w:r w:rsidRPr="007430B0">
        <w:rPr>
          <w:rFonts w:ascii="Times New Roman" w:hAnsi="Times New Roman" w:cs="Times New Roman"/>
          <w:sz w:val="24"/>
          <w:szCs w:val="24"/>
        </w:rPr>
        <w:br w:type="page"/>
      </w:r>
    </w:p>
    <w:p w14:paraId="67982ECD" w14:textId="5C1690DC" w:rsidR="00F92745" w:rsidRPr="00C266A5" w:rsidRDefault="001506F1" w:rsidP="00CF630E">
      <w:pPr>
        <w:spacing w:after="0" w:line="480" w:lineRule="auto"/>
        <w:rPr>
          <w:rFonts w:ascii="Times New Roman" w:hAnsi="Times New Roman" w:cs="Times New Roman"/>
          <w:b/>
          <w:bCs/>
          <w:sz w:val="24"/>
          <w:szCs w:val="24"/>
          <w:lang w:val="en-US"/>
        </w:rPr>
      </w:pPr>
      <w:r w:rsidRPr="00C266A5">
        <w:rPr>
          <w:rFonts w:ascii="Times New Roman" w:hAnsi="Times New Roman" w:cs="Times New Roman"/>
          <w:b/>
          <w:bCs/>
          <w:sz w:val="24"/>
          <w:szCs w:val="24"/>
          <w:lang w:val="en-US"/>
        </w:rPr>
        <w:lastRenderedPageBreak/>
        <w:t>Abstract</w:t>
      </w:r>
      <w:r w:rsidR="007618F9" w:rsidRPr="00C266A5">
        <w:rPr>
          <w:rFonts w:ascii="Times New Roman" w:hAnsi="Times New Roman" w:cs="Times New Roman"/>
          <w:b/>
          <w:bCs/>
          <w:sz w:val="24"/>
          <w:szCs w:val="24"/>
          <w:lang w:val="en-US"/>
        </w:rPr>
        <w:t xml:space="preserve"> </w:t>
      </w:r>
    </w:p>
    <w:p w14:paraId="5F3BCCB9" w14:textId="18144DF2" w:rsidR="001506F1" w:rsidRPr="001506F1" w:rsidRDefault="001506F1" w:rsidP="00502095">
      <w:pPr>
        <w:spacing w:after="0" w:line="480" w:lineRule="auto"/>
        <w:ind w:firstLine="708"/>
        <w:jc w:val="both"/>
        <w:rPr>
          <w:rFonts w:ascii="Times New Roman" w:hAnsi="Times New Roman" w:cs="Times New Roman"/>
          <w:sz w:val="24"/>
          <w:szCs w:val="24"/>
          <w:lang w:val="en-US"/>
        </w:rPr>
      </w:pPr>
      <w:r w:rsidRPr="001506F1">
        <w:rPr>
          <w:rFonts w:ascii="Times New Roman" w:hAnsi="Times New Roman" w:cs="Times New Roman"/>
          <w:b/>
          <w:bCs/>
          <w:sz w:val="24"/>
          <w:szCs w:val="24"/>
          <w:lang w:val="en-US"/>
        </w:rPr>
        <w:t>Objective:</w:t>
      </w:r>
      <w:r w:rsidRPr="001506F1">
        <w:rPr>
          <w:rFonts w:ascii="Times New Roman" w:hAnsi="Times New Roman" w:cs="Times New Roman"/>
          <w:sz w:val="24"/>
          <w:szCs w:val="24"/>
          <w:lang w:val="en-US"/>
        </w:rPr>
        <w:t xml:space="preserve"> </w:t>
      </w:r>
      <w:r w:rsidR="00CB59CC">
        <w:rPr>
          <w:rFonts w:ascii="Times New Roman" w:hAnsi="Times New Roman" w:cs="Times New Roman"/>
          <w:sz w:val="24"/>
          <w:szCs w:val="24"/>
          <w:lang w:val="en-US"/>
        </w:rPr>
        <w:t>T</w:t>
      </w:r>
      <w:r w:rsidRPr="001506F1">
        <w:rPr>
          <w:rFonts w:ascii="Times New Roman" w:hAnsi="Times New Roman" w:cs="Times New Roman"/>
          <w:sz w:val="24"/>
          <w:szCs w:val="24"/>
          <w:lang w:val="en-US"/>
        </w:rPr>
        <w:t xml:space="preserve">o describe the burden of </w:t>
      </w:r>
      <w:bookmarkStart w:id="4" w:name="_Hlk158883314"/>
      <w:r w:rsidRPr="001506F1">
        <w:rPr>
          <w:rFonts w:ascii="Times New Roman" w:hAnsi="Times New Roman" w:cs="Times New Roman"/>
          <w:sz w:val="24"/>
          <w:szCs w:val="24"/>
          <w:lang w:val="en-US"/>
        </w:rPr>
        <w:t>hyperglycemia</w:t>
      </w:r>
      <w:bookmarkEnd w:id="4"/>
      <w:r w:rsidRPr="001506F1">
        <w:rPr>
          <w:rFonts w:ascii="Times New Roman" w:hAnsi="Times New Roman" w:cs="Times New Roman"/>
          <w:sz w:val="24"/>
          <w:szCs w:val="24"/>
          <w:lang w:val="en-US"/>
        </w:rPr>
        <w:t>, characterized by the Global Burden of Disease</w:t>
      </w:r>
      <w:r w:rsidR="000F310A">
        <w:rPr>
          <w:rFonts w:ascii="Times New Roman" w:hAnsi="Times New Roman" w:cs="Times New Roman"/>
          <w:sz w:val="24"/>
          <w:szCs w:val="24"/>
          <w:lang w:val="en-US"/>
        </w:rPr>
        <w:t xml:space="preserve"> (GBD)</w:t>
      </w:r>
      <w:r w:rsidRPr="001506F1">
        <w:rPr>
          <w:rFonts w:ascii="Times New Roman" w:hAnsi="Times New Roman" w:cs="Times New Roman"/>
          <w:sz w:val="24"/>
          <w:szCs w:val="24"/>
          <w:lang w:val="en-US"/>
        </w:rPr>
        <w:t xml:space="preserve"> Study as high fasting plasma glucose (HFPG), in South American countries from 1990 to 2019</w:t>
      </w:r>
      <w:r w:rsidR="000F310A">
        <w:rPr>
          <w:rFonts w:ascii="Times New Roman" w:hAnsi="Times New Roman" w:cs="Times New Roman"/>
          <w:sz w:val="24"/>
          <w:szCs w:val="24"/>
          <w:lang w:val="en-US"/>
        </w:rPr>
        <w:t>.</w:t>
      </w:r>
    </w:p>
    <w:p w14:paraId="212F8E60" w14:textId="187583E9" w:rsidR="001506F1" w:rsidRPr="001506F1" w:rsidRDefault="001506F1" w:rsidP="00502095">
      <w:pPr>
        <w:spacing w:after="0" w:line="480" w:lineRule="auto"/>
        <w:ind w:firstLine="708"/>
        <w:jc w:val="both"/>
        <w:rPr>
          <w:rFonts w:ascii="Times New Roman" w:hAnsi="Times New Roman" w:cs="Times New Roman"/>
          <w:sz w:val="24"/>
          <w:szCs w:val="24"/>
          <w:lang w:val="en-US"/>
        </w:rPr>
      </w:pPr>
      <w:r w:rsidRPr="001506F1">
        <w:rPr>
          <w:rFonts w:ascii="Times New Roman" w:hAnsi="Times New Roman" w:cs="Times New Roman"/>
          <w:b/>
          <w:bCs/>
          <w:sz w:val="24"/>
          <w:szCs w:val="24"/>
          <w:lang w:val="en-US"/>
        </w:rPr>
        <w:t>Study design:</w:t>
      </w:r>
      <w:r w:rsidRPr="001506F1">
        <w:rPr>
          <w:rFonts w:ascii="Times New Roman" w:hAnsi="Times New Roman" w:cs="Times New Roman"/>
          <w:sz w:val="24"/>
          <w:szCs w:val="24"/>
          <w:lang w:val="en-US"/>
        </w:rPr>
        <w:t xml:space="preserve"> </w:t>
      </w:r>
      <w:r w:rsidR="00CB59CC">
        <w:rPr>
          <w:rFonts w:ascii="Times New Roman" w:hAnsi="Times New Roman" w:cs="Times New Roman"/>
          <w:sz w:val="24"/>
          <w:szCs w:val="24"/>
          <w:lang w:val="en-US"/>
        </w:rPr>
        <w:t xml:space="preserve">A descriptive </w:t>
      </w:r>
      <w:r w:rsidRPr="001506F1">
        <w:rPr>
          <w:rFonts w:ascii="Times New Roman" w:hAnsi="Times New Roman" w:cs="Times New Roman"/>
          <w:sz w:val="24"/>
          <w:szCs w:val="24"/>
          <w:lang w:val="en-US"/>
        </w:rPr>
        <w:t>epidemiological study.</w:t>
      </w:r>
    </w:p>
    <w:p w14:paraId="1686FD2E" w14:textId="6952DE9E" w:rsidR="001506F1" w:rsidRPr="001506F1" w:rsidRDefault="001506F1" w:rsidP="00502095">
      <w:pPr>
        <w:spacing w:after="0" w:line="480" w:lineRule="auto"/>
        <w:ind w:firstLine="708"/>
        <w:jc w:val="both"/>
        <w:rPr>
          <w:rFonts w:ascii="Times New Roman" w:hAnsi="Times New Roman" w:cs="Times New Roman"/>
          <w:sz w:val="24"/>
          <w:szCs w:val="24"/>
          <w:lang w:val="en-US"/>
        </w:rPr>
      </w:pPr>
      <w:r w:rsidRPr="001506F1">
        <w:rPr>
          <w:rFonts w:ascii="Times New Roman" w:hAnsi="Times New Roman" w:cs="Times New Roman"/>
          <w:b/>
          <w:bCs/>
          <w:sz w:val="24"/>
          <w:szCs w:val="24"/>
          <w:lang w:val="en-US"/>
        </w:rPr>
        <w:t>Methods:</w:t>
      </w:r>
      <w:r w:rsidRPr="001506F1">
        <w:rPr>
          <w:rFonts w:ascii="Times New Roman" w:hAnsi="Times New Roman" w:cs="Times New Roman"/>
          <w:sz w:val="24"/>
          <w:szCs w:val="24"/>
          <w:lang w:val="en-US"/>
        </w:rPr>
        <w:t xml:space="preserve"> </w:t>
      </w:r>
      <w:r w:rsidR="00CF630E">
        <w:rPr>
          <w:rFonts w:ascii="Times New Roman" w:hAnsi="Times New Roman" w:cs="Times New Roman"/>
          <w:sz w:val="24"/>
          <w:szCs w:val="24"/>
          <w:lang w:val="en-US"/>
        </w:rPr>
        <w:t>We investigated t</w:t>
      </w:r>
      <w:r w:rsidRPr="001506F1">
        <w:rPr>
          <w:rFonts w:ascii="Times New Roman" w:hAnsi="Times New Roman" w:cs="Times New Roman"/>
          <w:sz w:val="24"/>
          <w:szCs w:val="24"/>
          <w:lang w:val="en-US"/>
        </w:rPr>
        <w:t xml:space="preserve">he burden attributable to HFPG </w:t>
      </w:r>
      <w:bookmarkStart w:id="5" w:name="_Hlk158883339"/>
      <w:r w:rsidRPr="001506F1">
        <w:rPr>
          <w:rFonts w:ascii="Times New Roman" w:hAnsi="Times New Roman" w:cs="Times New Roman"/>
          <w:sz w:val="24"/>
          <w:szCs w:val="24"/>
          <w:lang w:val="en-US"/>
        </w:rPr>
        <w:t xml:space="preserve">in adults </w:t>
      </w:r>
      <w:r w:rsidR="00DB54CB" w:rsidRPr="009A207F">
        <w:rPr>
          <w:rFonts w:ascii="Times New Roman" w:hAnsi="Times New Roman" w:cs="Times New Roman"/>
          <w:sz w:val="24"/>
          <w:szCs w:val="24"/>
          <w:u w:val="single"/>
          <w:lang w:val="en-US"/>
        </w:rPr>
        <w:t>&gt;</w:t>
      </w:r>
      <w:r w:rsidRPr="001506F1">
        <w:rPr>
          <w:rFonts w:ascii="Times New Roman" w:hAnsi="Times New Roman" w:cs="Times New Roman"/>
          <w:sz w:val="24"/>
          <w:szCs w:val="24"/>
          <w:lang w:val="en-US"/>
        </w:rPr>
        <w:t xml:space="preserve">25 years in </w:t>
      </w:r>
      <w:r w:rsidR="000F310A">
        <w:rPr>
          <w:rFonts w:ascii="Times New Roman" w:hAnsi="Times New Roman" w:cs="Times New Roman"/>
          <w:sz w:val="24"/>
          <w:szCs w:val="24"/>
          <w:lang w:val="en-US"/>
        </w:rPr>
        <w:t>12</w:t>
      </w:r>
      <w:r w:rsidR="000F310A" w:rsidRPr="001506F1">
        <w:rPr>
          <w:rFonts w:ascii="Times New Roman" w:hAnsi="Times New Roman" w:cs="Times New Roman"/>
          <w:sz w:val="24"/>
          <w:szCs w:val="24"/>
          <w:lang w:val="en-US"/>
        </w:rPr>
        <w:t xml:space="preserve"> </w:t>
      </w:r>
      <w:r w:rsidRPr="001506F1">
        <w:rPr>
          <w:rFonts w:ascii="Times New Roman" w:hAnsi="Times New Roman" w:cs="Times New Roman"/>
          <w:sz w:val="24"/>
          <w:szCs w:val="24"/>
          <w:lang w:val="en-US"/>
        </w:rPr>
        <w:t>South American countries from 1990 to 2019.</w:t>
      </w:r>
      <w:bookmarkEnd w:id="5"/>
      <w:r w:rsidRPr="001506F1">
        <w:rPr>
          <w:rFonts w:ascii="Times New Roman" w:hAnsi="Times New Roman" w:cs="Times New Roman"/>
          <w:sz w:val="24"/>
          <w:szCs w:val="24"/>
          <w:lang w:val="en-US"/>
        </w:rPr>
        <w:t xml:space="preserve"> </w:t>
      </w:r>
      <w:r w:rsidR="00CF630E">
        <w:rPr>
          <w:rFonts w:ascii="Times New Roman" w:hAnsi="Times New Roman" w:cs="Times New Roman"/>
          <w:sz w:val="24"/>
          <w:szCs w:val="24"/>
          <w:lang w:val="en-US"/>
        </w:rPr>
        <w:t>The GBD performed a</w:t>
      </w:r>
      <w:r w:rsidRPr="001506F1">
        <w:rPr>
          <w:rFonts w:ascii="Times New Roman" w:hAnsi="Times New Roman" w:cs="Times New Roman"/>
          <w:sz w:val="24"/>
          <w:szCs w:val="24"/>
          <w:lang w:val="en-US"/>
        </w:rPr>
        <w:t xml:space="preserve"> systematic analysis </w:t>
      </w:r>
      <w:r w:rsidR="00CF630E" w:rsidRPr="001506F1">
        <w:rPr>
          <w:rFonts w:ascii="Times New Roman" w:hAnsi="Times New Roman" w:cs="Times New Roman"/>
          <w:sz w:val="24"/>
          <w:szCs w:val="24"/>
          <w:lang w:val="en-US"/>
        </w:rPr>
        <w:t>o</w:t>
      </w:r>
      <w:r w:rsidR="00CF630E">
        <w:rPr>
          <w:rFonts w:ascii="Times New Roman" w:hAnsi="Times New Roman" w:cs="Times New Roman"/>
          <w:sz w:val="24"/>
          <w:szCs w:val="24"/>
          <w:lang w:val="en-US"/>
        </w:rPr>
        <w:t>f</w:t>
      </w:r>
      <w:r w:rsidR="00CF630E" w:rsidRPr="001506F1">
        <w:rPr>
          <w:rFonts w:ascii="Times New Roman" w:hAnsi="Times New Roman" w:cs="Times New Roman"/>
          <w:sz w:val="24"/>
          <w:szCs w:val="24"/>
          <w:lang w:val="en-US"/>
        </w:rPr>
        <w:t xml:space="preserve"> </w:t>
      </w:r>
      <w:r w:rsidR="00CF630E">
        <w:rPr>
          <w:rFonts w:ascii="Times New Roman" w:hAnsi="Times New Roman" w:cs="Times New Roman"/>
          <w:sz w:val="24"/>
          <w:szCs w:val="24"/>
          <w:lang w:val="en-US"/>
        </w:rPr>
        <w:t xml:space="preserve">gathered </w:t>
      </w:r>
      <w:r w:rsidRPr="001506F1">
        <w:rPr>
          <w:rFonts w:ascii="Times New Roman" w:hAnsi="Times New Roman" w:cs="Times New Roman"/>
          <w:sz w:val="24"/>
          <w:szCs w:val="24"/>
          <w:lang w:val="en-US"/>
        </w:rPr>
        <w:t xml:space="preserve">data to estimate </w:t>
      </w:r>
      <w:r w:rsidR="00CF630E">
        <w:rPr>
          <w:rFonts w:ascii="Times New Roman" w:hAnsi="Times New Roman" w:cs="Times New Roman"/>
          <w:sz w:val="24"/>
          <w:szCs w:val="24"/>
          <w:lang w:val="en-US"/>
        </w:rPr>
        <w:t xml:space="preserve">the HFPG </w:t>
      </w:r>
      <w:r w:rsidR="00CF630E" w:rsidRPr="001506F1">
        <w:rPr>
          <w:rFonts w:ascii="Times New Roman" w:hAnsi="Times New Roman" w:cs="Times New Roman"/>
          <w:sz w:val="24"/>
          <w:szCs w:val="24"/>
          <w:lang w:val="en-US"/>
        </w:rPr>
        <w:t>summary exposure value (SEV)</w:t>
      </w:r>
      <w:r w:rsidR="000F310A">
        <w:rPr>
          <w:rFonts w:ascii="Times New Roman" w:hAnsi="Times New Roman" w:cs="Times New Roman"/>
          <w:sz w:val="24"/>
          <w:szCs w:val="24"/>
          <w:lang w:val="en-US"/>
        </w:rPr>
        <w:t xml:space="preserve"> and </w:t>
      </w:r>
      <w:bookmarkStart w:id="6" w:name="_Hlk158883237"/>
      <w:r w:rsidR="000F310A">
        <w:rPr>
          <w:rFonts w:ascii="Times New Roman" w:hAnsi="Times New Roman" w:cs="Times New Roman"/>
          <w:sz w:val="24"/>
          <w:szCs w:val="24"/>
          <w:lang w:val="en-US"/>
        </w:rPr>
        <w:t>mortality</w:t>
      </w:r>
      <w:bookmarkEnd w:id="6"/>
      <w:r w:rsidR="000F310A">
        <w:rPr>
          <w:rFonts w:ascii="Times New Roman" w:hAnsi="Times New Roman" w:cs="Times New Roman"/>
          <w:sz w:val="24"/>
          <w:szCs w:val="24"/>
          <w:lang w:val="en-US"/>
        </w:rPr>
        <w:t>,</w:t>
      </w:r>
      <w:r w:rsidR="00CF630E">
        <w:rPr>
          <w:rFonts w:ascii="Times New Roman" w:hAnsi="Times New Roman" w:cs="Times New Roman"/>
          <w:sz w:val="24"/>
          <w:szCs w:val="24"/>
          <w:lang w:val="en-US"/>
        </w:rPr>
        <w:t xml:space="preserve"> </w:t>
      </w:r>
      <w:r w:rsidRPr="001506F1">
        <w:rPr>
          <w:rFonts w:ascii="Times New Roman" w:hAnsi="Times New Roman" w:cs="Times New Roman"/>
          <w:sz w:val="24"/>
          <w:szCs w:val="24"/>
          <w:lang w:val="en-US"/>
        </w:rPr>
        <w:t>years of life lost (</w:t>
      </w:r>
      <w:bookmarkStart w:id="7" w:name="_Hlk158883252"/>
      <w:r w:rsidRPr="001506F1">
        <w:rPr>
          <w:rFonts w:ascii="Times New Roman" w:hAnsi="Times New Roman" w:cs="Times New Roman"/>
          <w:sz w:val="24"/>
          <w:szCs w:val="24"/>
          <w:lang w:val="en-US"/>
        </w:rPr>
        <w:t>YLLs</w:t>
      </w:r>
      <w:bookmarkEnd w:id="7"/>
      <w:r w:rsidRPr="001506F1">
        <w:rPr>
          <w:rFonts w:ascii="Times New Roman" w:hAnsi="Times New Roman" w:cs="Times New Roman"/>
          <w:sz w:val="24"/>
          <w:szCs w:val="24"/>
          <w:lang w:val="en-US"/>
        </w:rPr>
        <w:t>), years lived with disability (</w:t>
      </w:r>
      <w:bookmarkStart w:id="8" w:name="_Hlk158883261"/>
      <w:r w:rsidRPr="001506F1">
        <w:rPr>
          <w:rFonts w:ascii="Times New Roman" w:hAnsi="Times New Roman" w:cs="Times New Roman"/>
          <w:sz w:val="24"/>
          <w:szCs w:val="24"/>
          <w:lang w:val="en-US"/>
        </w:rPr>
        <w:t xml:space="preserve">YLDs), </w:t>
      </w:r>
      <w:bookmarkEnd w:id="8"/>
      <w:r w:rsidRPr="001506F1">
        <w:rPr>
          <w:rFonts w:ascii="Times New Roman" w:hAnsi="Times New Roman" w:cs="Times New Roman"/>
          <w:sz w:val="24"/>
          <w:szCs w:val="24"/>
          <w:lang w:val="en-US"/>
        </w:rPr>
        <w:t>and</w:t>
      </w:r>
      <w:r w:rsidR="00CB59CC">
        <w:rPr>
          <w:rFonts w:ascii="Times New Roman" w:hAnsi="Times New Roman" w:cs="Times New Roman"/>
          <w:sz w:val="24"/>
          <w:szCs w:val="24"/>
          <w:lang w:val="en-US"/>
        </w:rPr>
        <w:t xml:space="preserve"> </w:t>
      </w:r>
      <w:r w:rsidR="00CF630E" w:rsidRPr="001506F1">
        <w:rPr>
          <w:rFonts w:ascii="Times New Roman" w:hAnsi="Times New Roman" w:cs="Times New Roman"/>
          <w:sz w:val="24"/>
          <w:szCs w:val="24"/>
          <w:lang w:val="en-US"/>
        </w:rPr>
        <w:t>disability-adjusted life years (</w:t>
      </w:r>
      <w:bookmarkStart w:id="9" w:name="_Hlk158883277"/>
      <w:r w:rsidR="00CF630E" w:rsidRPr="001506F1">
        <w:rPr>
          <w:rFonts w:ascii="Times New Roman" w:hAnsi="Times New Roman" w:cs="Times New Roman"/>
          <w:sz w:val="24"/>
          <w:szCs w:val="24"/>
          <w:lang w:val="en-US"/>
        </w:rPr>
        <w:t>DALYs</w:t>
      </w:r>
      <w:bookmarkEnd w:id="9"/>
      <w:r w:rsidR="00CF630E" w:rsidRPr="001506F1">
        <w:rPr>
          <w:rFonts w:ascii="Times New Roman" w:hAnsi="Times New Roman" w:cs="Times New Roman"/>
          <w:sz w:val="24"/>
          <w:szCs w:val="24"/>
          <w:lang w:val="en-US"/>
        </w:rPr>
        <w:t xml:space="preserve">) </w:t>
      </w:r>
      <w:r w:rsidR="00CB59CC">
        <w:rPr>
          <w:rFonts w:ascii="Times New Roman" w:hAnsi="Times New Roman" w:cs="Times New Roman"/>
          <w:sz w:val="24"/>
          <w:szCs w:val="24"/>
          <w:lang w:val="en-US"/>
        </w:rPr>
        <w:t xml:space="preserve">lost </w:t>
      </w:r>
      <w:r w:rsidR="00CF630E">
        <w:rPr>
          <w:rFonts w:ascii="Times New Roman" w:hAnsi="Times New Roman" w:cs="Times New Roman"/>
          <w:sz w:val="24"/>
          <w:szCs w:val="24"/>
          <w:lang w:val="en-US"/>
        </w:rPr>
        <w:t>due to HFPG</w:t>
      </w:r>
      <w:r w:rsidRPr="001506F1">
        <w:rPr>
          <w:rFonts w:ascii="Times New Roman" w:hAnsi="Times New Roman" w:cs="Times New Roman"/>
          <w:sz w:val="24"/>
          <w:szCs w:val="24"/>
          <w:lang w:val="en-US"/>
        </w:rPr>
        <w:t xml:space="preserve">. We evaluated </w:t>
      </w:r>
      <w:r w:rsidR="001627B8">
        <w:rPr>
          <w:rFonts w:ascii="Times New Roman" w:hAnsi="Times New Roman" w:cs="Times New Roman"/>
          <w:sz w:val="24"/>
          <w:szCs w:val="24"/>
          <w:lang w:val="en-US"/>
        </w:rPr>
        <w:t xml:space="preserve">these </w:t>
      </w:r>
      <w:r w:rsidR="00F8565A">
        <w:rPr>
          <w:rFonts w:ascii="Times New Roman" w:hAnsi="Times New Roman" w:cs="Times New Roman"/>
          <w:sz w:val="24"/>
          <w:szCs w:val="24"/>
          <w:lang w:val="en-US"/>
        </w:rPr>
        <w:t>metrics</w:t>
      </w:r>
      <w:r w:rsidR="001627B8">
        <w:rPr>
          <w:rFonts w:ascii="Times New Roman" w:hAnsi="Times New Roman" w:cs="Times New Roman"/>
          <w:sz w:val="24"/>
          <w:szCs w:val="24"/>
          <w:lang w:val="en-US"/>
        </w:rPr>
        <w:t xml:space="preserve"> and their variation </w:t>
      </w:r>
      <w:r w:rsidR="001627B8" w:rsidRPr="001506F1">
        <w:rPr>
          <w:rFonts w:ascii="Times New Roman" w:hAnsi="Times New Roman" w:cs="Times New Roman"/>
          <w:sz w:val="24"/>
          <w:szCs w:val="24"/>
          <w:lang w:val="en-US"/>
        </w:rPr>
        <w:t>across the Socio-Demographic Index (SDI</w:t>
      </w:r>
      <w:r w:rsidR="001627B8">
        <w:rPr>
          <w:rFonts w:ascii="Times New Roman" w:hAnsi="Times New Roman" w:cs="Times New Roman"/>
          <w:sz w:val="24"/>
          <w:szCs w:val="24"/>
          <w:lang w:val="en-US"/>
        </w:rPr>
        <w:t xml:space="preserve">) in South America </w:t>
      </w:r>
      <w:r w:rsidR="000F310A">
        <w:rPr>
          <w:rFonts w:ascii="Times New Roman" w:hAnsi="Times New Roman" w:cs="Times New Roman"/>
          <w:sz w:val="24"/>
          <w:szCs w:val="24"/>
          <w:lang w:val="en-US"/>
        </w:rPr>
        <w:t>using</w:t>
      </w:r>
      <w:r w:rsidR="001627B8">
        <w:rPr>
          <w:rFonts w:ascii="Times New Roman" w:hAnsi="Times New Roman" w:cs="Times New Roman"/>
          <w:sz w:val="24"/>
          <w:szCs w:val="24"/>
          <w:lang w:val="en-US"/>
        </w:rPr>
        <w:t xml:space="preserve"> age-standardized </w:t>
      </w:r>
      <w:r w:rsidRPr="001506F1">
        <w:rPr>
          <w:rFonts w:ascii="Times New Roman" w:hAnsi="Times New Roman" w:cs="Times New Roman"/>
          <w:sz w:val="24"/>
          <w:szCs w:val="24"/>
          <w:lang w:val="en-US"/>
        </w:rPr>
        <w:t>estimates</w:t>
      </w:r>
      <w:r w:rsidR="00CB59CC">
        <w:rPr>
          <w:rFonts w:ascii="Times New Roman" w:hAnsi="Times New Roman" w:cs="Times New Roman"/>
          <w:sz w:val="24"/>
          <w:szCs w:val="24"/>
          <w:lang w:val="en-US"/>
        </w:rPr>
        <w:t>.</w:t>
      </w:r>
    </w:p>
    <w:p w14:paraId="5FE582C0" w14:textId="608F600F" w:rsidR="001506F1" w:rsidRDefault="001506F1" w:rsidP="00502095">
      <w:pPr>
        <w:spacing w:after="0" w:line="480" w:lineRule="auto"/>
        <w:ind w:firstLine="708"/>
        <w:jc w:val="both"/>
        <w:rPr>
          <w:rFonts w:ascii="Times New Roman" w:hAnsi="Times New Roman" w:cs="Times New Roman"/>
          <w:sz w:val="24"/>
          <w:szCs w:val="24"/>
          <w:lang w:val="en-US"/>
        </w:rPr>
      </w:pPr>
      <w:r w:rsidRPr="001506F1">
        <w:rPr>
          <w:rFonts w:ascii="Times New Roman" w:hAnsi="Times New Roman" w:cs="Times New Roman"/>
          <w:b/>
          <w:bCs/>
          <w:sz w:val="24"/>
          <w:szCs w:val="24"/>
          <w:lang w:val="en-US"/>
        </w:rPr>
        <w:t>Results:</w:t>
      </w:r>
      <w:r w:rsidRPr="001506F1">
        <w:rPr>
          <w:rFonts w:ascii="Times New Roman" w:hAnsi="Times New Roman" w:cs="Times New Roman"/>
          <w:sz w:val="24"/>
          <w:szCs w:val="24"/>
          <w:lang w:val="en-US"/>
        </w:rPr>
        <w:t xml:space="preserve"> </w:t>
      </w:r>
      <w:r w:rsidR="001627B8" w:rsidRPr="001506F1">
        <w:rPr>
          <w:rFonts w:ascii="Times New Roman" w:hAnsi="Times New Roman" w:cs="Times New Roman"/>
          <w:sz w:val="24"/>
          <w:szCs w:val="24"/>
          <w:lang w:val="en-US"/>
        </w:rPr>
        <w:t xml:space="preserve">Between 1990 and 2019, </w:t>
      </w:r>
      <w:commentRangeStart w:id="10"/>
      <w:commentRangeStart w:id="11"/>
      <w:r w:rsidR="001627B8" w:rsidRPr="001506F1">
        <w:rPr>
          <w:rFonts w:ascii="Times New Roman" w:hAnsi="Times New Roman" w:cs="Times New Roman"/>
          <w:sz w:val="24"/>
          <w:szCs w:val="24"/>
          <w:lang w:val="en-US"/>
        </w:rPr>
        <w:t>in most countries</w:t>
      </w:r>
      <w:ins w:id="12" w:author="PPGEPI" w:date="2024-04-19T16:36:00Z">
        <w:r w:rsidR="00BF1CDD">
          <w:rPr>
            <w:rFonts w:ascii="Times New Roman" w:hAnsi="Times New Roman" w:cs="Times New Roman"/>
            <w:sz w:val="24"/>
            <w:szCs w:val="24"/>
            <w:lang w:val="en-US"/>
          </w:rPr>
          <w:t>,</w:t>
        </w:r>
      </w:ins>
      <w:bookmarkStart w:id="13" w:name="_GoBack"/>
      <w:bookmarkEnd w:id="13"/>
      <w:r w:rsidR="001627B8" w:rsidRPr="001506F1">
        <w:rPr>
          <w:rFonts w:ascii="Times New Roman" w:hAnsi="Times New Roman" w:cs="Times New Roman"/>
          <w:sz w:val="24"/>
          <w:szCs w:val="24"/>
          <w:lang w:val="en-US"/>
        </w:rPr>
        <w:t xml:space="preserve"> deaths</w:t>
      </w:r>
      <w:r w:rsidR="001627B8">
        <w:rPr>
          <w:rFonts w:ascii="Times New Roman" w:hAnsi="Times New Roman" w:cs="Times New Roman"/>
          <w:sz w:val="24"/>
          <w:szCs w:val="24"/>
          <w:lang w:val="en-US"/>
        </w:rPr>
        <w:t xml:space="preserve"> (</w:t>
      </w:r>
      <w:r w:rsidR="001627B8" w:rsidRPr="00884408">
        <w:rPr>
          <w:rFonts w:ascii="Times New Roman" w:hAnsi="Times New Roman" w:cs="Times New Roman"/>
          <w:sz w:val="24"/>
          <w:szCs w:val="24"/>
          <w:highlight w:val="yellow"/>
          <w:lang w:val="en-US"/>
        </w:rPr>
        <w:t xml:space="preserve">median </w:t>
      </w:r>
      <w:commentRangeEnd w:id="10"/>
      <w:r w:rsidR="00C16701">
        <w:rPr>
          <w:rStyle w:val="Refdecomentrio"/>
        </w:rPr>
        <w:commentReference w:id="10"/>
      </w:r>
      <w:commentRangeEnd w:id="11"/>
      <w:r w:rsidR="00A0559C">
        <w:rPr>
          <w:rStyle w:val="Refdecomentrio"/>
        </w:rPr>
        <w:commentReference w:id="11"/>
      </w:r>
      <w:r w:rsidR="001627B8" w:rsidRPr="00884408">
        <w:rPr>
          <w:rFonts w:ascii="Times New Roman" w:hAnsi="Times New Roman" w:cs="Times New Roman"/>
          <w:sz w:val="24"/>
          <w:szCs w:val="24"/>
          <w:highlight w:val="yellow"/>
          <w:lang w:val="en-US"/>
        </w:rPr>
        <w:t>-xxx%</w:t>
      </w:r>
      <w:r w:rsidR="001627B8">
        <w:rPr>
          <w:rFonts w:ascii="Times New Roman" w:hAnsi="Times New Roman" w:cs="Times New Roman"/>
          <w:sz w:val="24"/>
          <w:szCs w:val="24"/>
          <w:lang w:val="en-US"/>
        </w:rPr>
        <w:t>),</w:t>
      </w:r>
      <w:r w:rsidR="001627B8" w:rsidRPr="001506F1">
        <w:rPr>
          <w:rFonts w:ascii="Times New Roman" w:hAnsi="Times New Roman" w:cs="Times New Roman"/>
          <w:sz w:val="24"/>
          <w:szCs w:val="24"/>
          <w:lang w:val="en-US"/>
        </w:rPr>
        <w:t xml:space="preserve"> YLLs</w:t>
      </w:r>
      <w:r w:rsidR="001627B8">
        <w:rPr>
          <w:rFonts w:ascii="Times New Roman" w:hAnsi="Times New Roman" w:cs="Times New Roman"/>
          <w:sz w:val="24"/>
          <w:szCs w:val="24"/>
          <w:lang w:val="en-US"/>
        </w:rPr>
        <w:t xml:space="preserve"> (</w:t>
      </w:r>
      <w:r w:rsidR="001627B8" w:rsidRPr="00884408">
        <w:rPr>
          <w:rFonts w:ascii="Times New Roman" w:hAnsi="Times New Roman" w:cs="Times New Roman"/>
          <w:sz w:val="24"/>
          <w:szCs w:val="24"/>
          <w:highlight w:val="yellow"/>
          <w:lang w:val="en-US"/>
        </w:rPr>
        <w:t>median -xxx</w:t>
      </w:r>
      <w:r w:rsidR="001627B8">
        <w:rPr>
          <w:rFonts w:ascii="Times New Roman" w:hAnsi="Times New Roman" w:cs="Times New Roman"/>
          <w:sz w:val="24"/>
          <w:szCs w:val="24"/>
          <w:lang w:val="en-US"/>
        </w:rPr>
        <w:t>%), and</w:t>
      </w:r>
      <w:r w:rsidR="001627B8" w:rsidRPr="001506F1">
        <w:rPr>
          <w:rFonts w:ascii="Times New Roman" w:hAnsi="Times New Roman" w:cs="Times New Roman"/>
          <w:sz w:val="24"/>
          <w:szCs w:val="24"/>
          <w:lang w:val="en-US"/>
        </w:rPr>
        <w:t xml:space="preserve"> DALYs</w:t>
      </w:r>
      <w:r w:rsidR="001627B8">
        <w:rPr>
          <w:rFonts w:ascii="Times New Roman" w:hAnsi="Times New Roman" w:cs="Times New Roman"/>
          <w:sz w:val="24"/>
          <w:szCs w:val="24"/>
          <w:lang w:val="en-US"/>
        </w:rPr>
        <w:t xml:space="preserve"> (</w:t>
      </w:r>
      <w:r w:rsidR="001627B8" w:rsidRPr="00884408">
        <w:rPr>
          <w:rFonts w:ascii="Times New Roman" w:hAnsi="Times New Roman" w:cs="Times New Roman"/>
          <w:sz w:val="24"/>
          <w:szCs w:val="24"/>
          <w:highlight w:val="yellow"/>
          <w:lang w:val="en-US"/>
        </w:rPr>
        <w:t>median -xxx%)</w:t>
      </w:r>
      <w:r w:rsidR="001627B8" w:rsidRPr="001506F1">
        <w:rPr>
          <w:rFonts w:ascii="Times New Roman" w:hAnsi="Times New Roman" w:cs="Times New Roman"/>
          <w:sz w:val="24"/>
          <w:szCs w:val="24"/>
          <w:lang w:val="en-US"/>
        </w:rPr>
        <w:t xml:space="preserve"> decreased, while the SEV</w:t>
      </w:r>
      <w:r w:rsidR="001627B8">
        <w:rPr>
          <w:rFonts w:ascii="Times New Roman" w:hAnsi="Times New Roman" w:cs="Times New Roman"/>
          <w:sz w:val="24"/>
          <w:szCs w:val="24"/>
          <w:lang w:val="en-US"/>
        </w:rPr>
        <w:t xml:space="preserve"> (</w:t>
      </w:r>
      <w:r w:rsidR="001627B8" w:rsidRPr="00884408">
        <w:rPr>
          <w:rFonts w:ascii="Times New Roman" w:hAnsi="Times New Roman" w:cs="Times New Roman"/>
          <w:sz w:val="24"/>
          <w:szCs w:val="24"/>
          <w:highlight w:val="yellow"/>
          <w:lang w:val="en-US"/>
        </w:rPr>
        <w:t>median xxx%)</w:t>
      </w:r>
      <w:r w:rsidR="001627B8" w:rsidRPr="001506F1">
        <w:rPr>
          <w:rFonts w:ascii="Times New Roman" w:hAnsi="Times New Roman" w:cs="Times New Roman"/>
          <w:sz w:val="24"/>
          <w:szCs w:val="24"/>
          <w:lang w:val="en-US"/>
        </w:rPr>
        <w:t xml:space="preserve"> and YLDs</w:t>
      </w:r>
      <w:r w:rsidR="001627B8">
        <w:rPr>
          <w:rFonts w:ascii="Times New Roman" w:hAnsi="Times New Roman" w:cs="Times New Roman"/>
          <w:sz w:val="24"/>
          <w:szCs w:val="24"/>
          <w:lang w:val="en-US"/>
        </w:rPr>
        <w:t xml:space="preserve"> (</w:t>
      </w:r>
      <w:r w:rsidR="001627B8" w:rsidRPr="00884408">
        <w:rPr>
          <w:rFonts w:ascii="Times New Roman" w:hAnsi="Times New Roman" w:cs="Times New Roman"/>
          <w:sz w:val="24"/>
          <w:szCs w:val="24"/>
          <w:highlight w:val="yellow"/>
          <w:lang w:val="en-US"/>
        </w:rPr>
        <w:t>median xxx</w:t>
      </w:r>
      <w:r w:rsidR="001627B8">
        <w:rPr>
          <w:rFonts w:ascii="Times New Roman" w:hAnsi="Times New Roman" w:cs="Times New Roman"/>
          <w:sz w:val="24"/>
          <w:szCs w:val="24"/>
          <w:lang w:val="en-US"/>
        </w:rPr>
        <w:t>%)</w:t>
      </w:r>
      <w:r w:rsidR="001627B8" w:rsidRPr="001506F1">
        <w:rPr>
          <w:rFonts w:ascii="Times New Roman" w:hAnsi="Times New Roman" w:cs="Times New Roman"/>
          <w:sz w:val="24"/>
          <w:szCs w:val="24"/>
          <w:lang w:val="en-US"/>
        </w:rPr>
        <w:t xml:space="preserve"> increased.</w:t>
      </w:r>
      <w:r w:rsidRPr="001506F1">
        <w:rPr>
          <w:rFonts w:ascii="Times New Roman" w:hAnsi="Times New Roman" w:cs="Times New Roman"/>
          <w:sz w:val="24"/>
          <w:szCs w:val="24"/>
          <w:lang w:val="en-US"/>
        </w:rPr>
        <w:t xml:space="preserve"> In 2019, Guyana had the highest </w:t>
      </w:r>
      <w:r w:rsidR="00CF630E">
        <w:rPr>
          <w:rFonts w:ascii="Times New Roman" w:hAnsi="Times New Roman" w:cs="Times New Roman"/>
          <w:sz w:val="24"/>
          <w:szCs w:val="24"/>
          <w:lang w:val="en-US"/>
        </w:rPr>
        <w:t>exposure (</w:t>
      </w:r>
      <w:r w:rsidR="00CF630E" w:rsidRPr="001506F1">
        <w:rPr>
          <w:rFonts w:ascii="Times New Roman" w:hAnsi="Times New Roman" w:cs="Times New Roman"/>
          <w:sz w:val="24"/>
          <w:szCs w:val="24"/>
          <w:lang w:val="en-US"/>
        </w:rPr>
        <w:t>SEV</w:t>
      </w:r>
      <w:r w:rsidR="00CF630E">
        <w:rPr>
          <w:rFonts w:ascii="Times New Roman" w:hAnsi="Times New Roman" w:cs="Times New Roman"/>
          <w:sz w:val="24"/>
          <w:szCs w:val="24"/>
          <w:lang w:val="en-US"/>
        </w:rPr>
        <w:t>=</w:t>
      </w:r>
      <w:r w:rsidR="00CF630E" w:rsidRPr="001506F1">
        <w:rPr>
          <w:rFonts w:ascii="Times New Roman" w:hAnsi="Times New Roman" w:cs="Times New Roman"/>
          <w:sz w:val="24"/>
          <w:szCs w:val="24"/>
          <w:lang w:val="en-US"/>
        </w:rPr>
        <w:t>23.2; 95</w:t>
      </w:r>
      <w:r w:rsidR="00CF630E">
        <w:rPr>
          <w:rFonts w:ascii="Times New Roman" w:hAnsi="Times New Roman" w:cs="Times New Roman"/>
          <w:sz w:val="24"/>
          <w:szCs w:val="24"/>
          <w:lang w:val="en-US"/>
        </w:rPr>
        <w:t>% U</w:t>
      </w:r>
      <w:r w:rsidR="00CF630E" w:rsidRPr="001506F1">
        <w:rPr>
          <w:rFonts w:ascii="Times New Roman" w:hAnsi="Times New Roman" w:cs="Times New Roman"/>
          <w:sz w:val="24"/>
          <w:szCs w:val="24"/>
          <w:lang w:val="en-US"/>
        </w:rPr>
        <w:t>I 21.1-25.2)</w:t>
      </w:r>
      <w:r w:rsidR="00CF630E">
        <w:rPr>
          <w:rFonts w:ascii="Times New Roman" w:hAnsi="Times New Roman" w:cs="Times New Roman"/>
          <w:sz w:val="24"/>
          <w:szCs w:val="24"/>
          <w:lang w:val="en-US"/>
        </w:rPr>
        <w:t xml:space="preserve"> and </w:t>
      </w:r>
      <w:r w:rsidR="00D03E50">
        <w:rPr>
          <w:rFonts w:ascii="Times New Roman" w:hAnsi="Times New Roman" w:cs="Times New Roman"/>
          <w:sz w:val="24"/>
          <w:szCs w:val="24"/>
          <w:lang w:val="en-US"/>
        </w:rPr>
        <w:t>overall</w:t>
      </w:r>
      <w:r w:rsidRPr="001506F1">
        <w:rPr>
          <w:rFonts w:ascii="Times New Roman" w:hAnsi="Times New Roman" w:cs="Times New Roman"/>
          <w:sz w:val="24"/>
          <w:szCs w:val="24"/>
          <w:lang w:val="en-US"/>
        </w:rPr>
        <w:t xml:space="preserve"> </w:t>
      </w:r>
      <w:r w:rsidR="00CF630E">
        <w:rPr>
          <w:rFonts w:ascii="Times New Roman" w:hAnsi="Times New Roman" w:cs="Times New Roman"/>
          <w:sz w:val="24"/>
          <w:szCs w:val="24"/>
          <w:lang w:val="en-US"/>
        </w:rPr>
        <w:t xml:space="preserve">burden </w:t>
      </w:r>
      <w:r w:rsidR="00D03E50">
        <w:rPr>
          <w:rFonts w:ascii="Times New Roman" w:hAnsi="Times New Roman" w:cs="Times New Roman"/>
          <w:sz w:val="24"/>
          <w:szCs w:val="24"/>
          <w:lang w:val="en-US"/>
        </w:rPr>
        <w:t>(</w:t>
      </w:r>
      <w:r w:rsidRPr="001506F1">
        <w:rPr>
          <w:rFonts w:ascii="Times New Roman" w:hAnsi="Times New Roman" w:cs="Times New Roman"/>
          <w:sz w:val="24"/>
          <w:szCs w:val="24"/>
          <w:lang w:val="en-US"/>
        </w:rPr>
        <w:t>DALYs</w:t>
      </w:r>
      <w:r w:rsidR="00D03E50">
        <w:rPr>
          <w:rFonts w:ascii="Times New Roman" w:hAnsi="Times New Roman" w:cs="Times New Roman"/>
          <w:sz w:val="24"/>
          <w:szCs w:val="24"/>
          <w:lang w:val="en-US"/>
        </w:rPr>
        <w:t>=</w:t>
      </w:r>
      <w:r w:rsidRPr="001506F1">
        <w:rPr>
          <w:rFonts w:ascii="Times New Roman" w:hAnsi="Times New Roman" w:cs="Times New Roman"/>
          <w:sz w:val="24"/>
          <w:szCs w:val="24"/>
          <w:lang w:val="en-US"/>
        </w:rPr>
        <w:t>6,632.1; 95</w:t>
      </w:r>
      <w:r>
        <w:rPr>
          <w:rFonts w:ascii="Times New Roman" w:hAnsi="Times New Roman" w:cs="Times New Roman"/>
          <w:sz w:val="24"/>
          <w:szCs w:val="24"/>
          <w:lang w:val="en-US"/>
        </w:rPr>
        <w:t>% U</w:t>
      </w:r>
      <w:r w:rsidRPr="001506F1">
        <w:rPr>
          <w:rFonts w:ascii="Times New Roman" w:hAnsi="Times New Roman" w:cs="Times New Roman"/>
          <w:sz w:val="24"/>
          <w:szCs w:val="24"/>
          <w:lang w:val="en-US"/>
        </w:rPr>
        <w:t>I 5,237.1-8,243.3</w:t>
      </w:r>
      <w:r w:rsidR="00D03E50">
        <w:rPr>
          <w:rFonts w:ascii="Times New Roman" w:hAnsi="Times New Roman" w:cs="Times New Roman"/>
          <w:sz w:val="24"/>
          <w:szCs w:val="24"/>
          <w:lang w:val="en-US"/>
        </w:rPr>
        <w:t>/100.000 population</w:t>
      </w:r>
      <w:r w:rsidR="001627B8">
        <w:rPr>
          <w:rFonts w:ascii="Times New Roman" w:hAnsi="Times New Roman" w:cs="Times New Roman"/>
          <w:sz w:val="24"/>
          <w:szCs w:val="24"/>
          <w:lang w:val="en-US"/>
        </w:rPr>
        <w:t>)</w:t>
      </w:r>
      <w:r w:rsidR="000F310A">
        <w:rPr>
          <w:rFonts w:ascii="Times New Roman" w:hAnsi="Times New Roman" w:cs="Times New Roman"/>
          <w:sz w:val="24"/>
          <w:szCs w:val="24"/>
          <w:lang w:val="en-US"/>
        </w:rPr>
        <w:t>.</w:t>
      </w:r>
      <w:r w:rsidR="00D03E50">
        <w:rPr>
          <w:rFonts w:ascii="Times New Roman" w:hAnsi="Times New Roman" w:cs="Times New Roman"/>
          <w:sz w:val="24"/>
          <w:szCs w:val="24"/>
          <w:lang w:val="en-US"/>
        </w:rPr>
        <w:t xml:space="preserve"> </w:t>
      </w:r>
      <w:r w:rsidRPr="001506F1">
        <w:rPr>
          <w:rFonts w:ascii="Times New Roman" w:hAnsi="Times New Roman" w:cs="Times New Roman"/>
          <w:sz w:val="24"/>
          <w:szCs w:val="24"/>
          <w:lang w:val="en-US"/>
        </w:rPr>
        <w:t xml:space="preserve">Peru had the lowest </w:t>
      </w:r>
      <w:r w:rsidR="00D03E50">
        <w:rPr>
          <w:rFonts w:ascii="Times New Roman" w:hAnsi="Times New Roman" w:cs="Times New Roman"/>
          <w:sz w:val="24"/>
          <w:szCs w:val="24"/>
          <w:lang w:val="en-US"/>
        </w:rPr>
        <w:t>exposure (</w:t>
      </w:r>
      <w:r w:rsidR="00CF630E" w:rsidRPr="001506F1">
        <w:rPr>
          <w:rFonts w:ascii="Times New Roman" w:hAnsi="Times New Roman" w:cs="Times New Roman"/>
          <w:sz w:val="24"/>
          <w:szCs w:val="24"/>
          <w:lang w:val="en-US"/>
        </w:rPr>
        <w:t>SEV</w:t>
      </w:r>
      <w:r w:rsidR="00D03E50">
        <w:rPr>
          <w:rFonts w:ascii="Times New Roman" w:hAnsi="Times New Roman" w:cs="Times New Roman"/>
          <w:sz w:val="24"/>
          <w:szCs w:val="24"/>
          <w:lang w:val="en-US"/>
        </w:rPr>
        <w:t>=</w:t>
      </w:r>
      <w:r w:rsidR="00CF630E" w:rsidRPr="001506F1">
        <w:rPr>
          <w:rFonts w:ascii="Times New Roman" w:hAnsi="Times New Roman" w:cs="Times New Roman"/>
          <w:sz w:val="24"/>
          <w:szCs w:val="24"/>
          <w:lang w:val="en-US"/>
        </w:rPr>
        <w:t>7.7; 95</w:t>
      </w:r>
      <w:r w:rsidR="00CF630E">
        <w:rPr>
          <w:rFonts w:ascii="Times New Roman" w:hAnsi="Times New Roman" w:cs="Times New Roman"/>
          <w:sz w:val="24"/>
          <w:szCs w:val="24"/>
          <w:lang w:val="en-US"/>
        </w:rPr>
        <w:t>% U</w:t>
      </w:r>
      <w:r w:rsidR="00CF630E" w:rsidRPr="001506F1">
        <w:rPr>
          <w:rFonts w:ascii="Times New Roman" w:hAnsi="Times New Roman" w:cs="Times New Roman"/>
          <w:sz w:val="24"/>
          <w:szCs w:val="24"/>
          <w:lang w:val="en-US"/>
        </w:rPr>
        <w:t>I 6.6-8.9)</w:t>
      </w:r>
      <w:r w:rsidR="00CF630E">
        <w:rPr>
          <w:rFonts w:ascii="Times New Roman" w:hAnsi="Times New Roman" w:cs="Times New Roman"/>
          <w:sz w:val="24"/>
          <w:szCs w:val="24"/>
          <w:lang w:val="en-US"/>
        </w:rPr>
        <w:t xml:space="preserve"> and </w:t>
      </w:r>
      <w:r w:rsidR="00D03E50">
        <w:rPr>
          <w:rFonts w:ascii="Times New Roman" w:hAnsi="Times New Roman" w:cs="Times New Roman"/>
          <w:sz w:val="24"/>
          <w:szCs w:val="24"/>
          <w:lang w:val="en-US"/>
        </w:rPr>
        <w:t>burden (</w:t>
      </w:r>
      <w:r w:rsidRPr="001506F1">
        <w:rPr>
          <w:rFonts w:ascii="Times New Roman" w:hAnsi="Times New Roman" w:cs="Times New Roman"/>
          <w:sz w:val="24"/>
          <w:szCs w:val="24"/>
          <w:lang w:val="en-US"/>
        </w:rPr>
        <w:t>DALYs</w:t>
      </w:r>
      <w:r w:rsidR="00D03E50">
        <w:rPr>
          <w:rFonts w:ascii="Times New Roman" w:hAnsi="Times New Roman" w:cs="Times New Roman"/>
          <w:sz w:val="24"/>
          <w:szCs w:val="24"/>
          <w:lang w:val="en-US"/>
        </w:rPr>
        <w:t>=</w:t>
      </w:r>
      <w:r w:rsidRPr="001506F1">
        <w:rPr>
          <w:rFonts w:ascii="Times New Roman" w:hAnsi="Times New Roman" w:cs="Times New Roman"/>
          <w:sz w:val="24"/>
          <w:szCs w:val="24"/>
          <w:lang w:val="en-US"/>
        </w:rPr>
        <w:t>1,143.1; 95</w:t>
      </w:r>
      <w:r>
        <w:rPr>
          <w:rFonts w:ascii="Times New Roman" w:hAnsi="Times New Roman" w:cs="Times New Roman"/>
          <w:sz w:val="24"/>
          <w:szCs w:val="24"/>
          <w:lang w:val="en-US"/>
        </w:rPr>
        <w:t>% U</w:t>
      </w:r>
      <w:r w:rsidRPr="001506F1">
        <w:rPr>
          <w:rFonts w:ascii="Times New Roman" w:hAnsi="Times New Roman" w:cs="Times New Roman"/>
          <w:sz w:val="24"/>
          <w:szCs w:val="24"/>
          <w:lang w:val="en-US"/>
        </w:rPr>
        <w:t>I 889.2-1,445.9</w:t>
      </w:r>
      <w:r w:rsidR="00D03E50">
        <w:rPr>
          <w:rFonts w:ascii="Times New Roman" w:hAnsi="Times New Roman" w:cs="Times New Roman"/>
          <w:sz w:val="24"/>
          <w:szCs w:val="24"/>
          <w:lang w:val="en-US"/>
        </w:rPr>
        <w:t>/100.000)</w:t>
      </w:r>
      <w:r w:rsidR="00CF630E">
        <w:rPr>
          <w:rFonts w:ascii="Times New Roman" w:hAnsi="Times New Roman" w:cs="Times New Roman"/>
          <w:sz w:val="24"/>
          <w:szCs w:val="24"/>
          <w:lang w:val="en-US"/>
        </w:rPr>
        <w:t xml:space="preserve">. </w:t>
      </w:r>
      <w:r w:rsidR="00CF630E" w:rsidRPr="001506F1">
        <w:rPr>
          <w:rFonts w:ascii="Times New Roman" w:hAnsi="Times New Roman" w:cs="Times New Roman"/>
          <w:sz w:val="24"/>
          <w:szCs w:val="24"/>
          <w:lang w:val="en-US"/>
        </w:rPr>
        <w:t xml:space="preserve">Guyana </w:t>
      </w:r>
      <w:r w:rsidR="00D03E50">
        <w:rPr>
          <w:rFonts w:ascii="Times New Roman" w:hAnsi="Times New Roman" w:cs="Times New Roman"/>
          <w:sz w:val="24"/>
          <w:szCs w:val="24"/>
          <w:lang w:val="en-US"/>
        </w:rPr>
        <w:t xml:space="preserve">also </w:t>
      </w:r>
      <w:r w:rsidR="00CF630E" w:rsidRPr="001506F1">
        <w:rPr>
          <w:rFonts w:ascii="Times New Roman" w:hAnsi="Times New Roman" w:cs="Times New Roman"/>
          <w:sz w:val="24"/>
          <w:szCs w:val="24"/>
          <w:lang w:val="en-US"/>
        </w:rPr>
        <w:t xml:space="preserve">had the highest </w:t>
      </w:r>
      <w:r w:rsidR="00CF630E">
        <w:rPr>
          <w:rFonts w:ascii="Times New Roman" w:hAnsi="Times New Roman" w:cs="Times New Roman"/>
          <w:sz w:val="24"/>
          <w:szCs w:val="24"/>
          <w:lang w:val="en-US"/>
        </w:rPr>
        <w:t>(</w:t>
      </w:r>
      <w:r w:rsidR="00CF630E" w:rsidRPr="001506F1">
        <w:rPr>
          <w:rFonts w:ascii="Times New Roman" w:hAnsi="Times New Roman" w:cs="Times New Roman"/>
          <w:sz w:val="24"/>
          <w:szCs w:val="24"/>
          <w:lang w:val="en-US"/>
        </w:rPr>
        <w:t>YLDs</w:t>
      </w:r>
      <w:r w:rsidR="00CF630E">
        <w:rPr>
          <w:rFonts w:ascii="Times New Roman" w:hAnsi="Times New Roman" w:cs="Times New Roman"/>
          <w:sz w:val="24"/>
          <w:szCs w:val="24"/>
          <w:lang w:val="en-US"/>
        </w:rPr>
        <w:t>=</w:t>
      </w:r>
      <w:r w:rsidR="00CF630E" w:rsidRPr="001506F1">
        <w:rPr>
          <w:rFonts w:ascii="Times New Roman" w:hAnsi="Times New Roman" w:cs="Times New Roman"/>
          <w:sz w:val="24"/>
          <w:szCs w:val="24"/>
          <w:lang w:val="en-US"/>
        </w:rPr>
        <w:t>1,212.5; 95</w:t>
      </w:r>
      <w:r w:rsidR="00CF630E">
        <w:rPr>
          <w:rFonts w:ascii="Times New Roman" w:hAnsi="Times New Roman" w:cs="Times New Roman"/>
          <w:sz w:val="24"/>
          <w:szCs w:val="24"/>
          <w:lang w:val="en-US"/>
        </w:rPr>
        <w:t>% U</w:t>
      </w:r>
      <w:r w:rsidR="00CF630E" w:rsidRPr="001506F1">
        <w:rPr>
          <w:rFonts w:ascii="Times New Roman" w:hAnsi="Times New Roman" w:cs="Times New Roman"/>
          <w:sz w:val="24"/>
          <w:szCs w:val="24"/>
          <w:lang w:val="en-US"/>
        </w:rPr>
        <w:t>I 838-1,649.2</w:t>
      </w:r>
      <w:r w:rsidR="00D03E50">
        <w:rPr>
          <w:rFonts w:ascii="Times New Roman" w:hAnsi="Times New Roman" w:cs="Times New Roman"/>
          <w:sz w:val="24"/>
          <w:szCs w:val="24"/>
          <w:lang w:val="en-US"/>
        </w:rPr>
        <w:t>/100.000</w:t>
      </w:r>
      <w:r w:rsidR="00CF630E" w:rsidRPr="001506F1">
        <w:rPr>
          <w:rFonts w:ascii="Times New Roman" w:hAnsi="Times New Roman" w:cs="Times New Roman"/>
          <w:sz w:val="24"/>
          <w:szCs w:val="24"/>
          <w:lang w:val="en-US"/>
        </w:rPr>
        <w:t>)</w:t>
      </w:r>
      <w:r w:rsidR="00CF630E">
        <w:rPr>
          <w:rFonts w:ascii="Times New Roman" w:hAnsi="Times New Roman" w:cs="Times New Roman"/>
          <w:sz w:val="24"/>
          <w:szCs w:val="24"/>
          <w:lang w:val="en-US"/>
        </w:rPr>
        <w:t xml:space="preserve"> </w:t>
      </w:r>
      <w:r w:rsidR="000F310A">
        <w:rPr>
          <w:rFonts w:ascii="Times New Roman" w:hAnsi="Times New Roman" w:cs="Times New Roman"/>
          <w:sz w:val="24"/>
          <w:szCs w:val="24"/>
          <w:lang w:val="en-US"/>
        </w:rPr>
        <w:t>and</w:t>
      </w:r>
      <w:r w:rsidR="00CF630E">
        <w:rPr>
          <w:rFonts w:ascii="Times New Roman" w:hAnsi="Times New Roman" w:cs="Times New Roman"/>
          <w:sz w:val="24"/>
          <w:szCs w:val="24"/>
          <w:lang w:val="en-US"/>
        </w:rPr>
        <w:t xml:space="preserve"> </w:t>
      </w:r>
      <w:r w:rsidRPr="001506F1">
        <w:rPr>
          <w:rFonts w:ascii="Times New Roman" w:hAnsi="Times New Roman" w:cs="Times New Roman"/>
          <w:sz w:val="24"/>
          <w:szCs w:val="24"/>
          <w:lang w:val="en-US"/>
        </w:rPr>
        <w:t xml:space="preserve">Uruguay the lowest </w:t>
      </w:r>
      <w:r w:rsidR="00CF630E">
        <w:rPr>
          <w:rFonts w:ascii="Times New Roman" w:hAnsi="Times New Roman" w:cs="Times New Roman"/>
          <w:sz w:val="24"/>
          <w:szCs w:val="24"/>
          <w:lang w:val="en-US"/>
        </w:rPr>
        <w:t>(</w:t>
      </w:r>
      <w:r w:rsidRPr="001506F1">
        <w:rPr>
          <w:rFonts w:ascii="Times New Roman" w:hAnsi="Times New Roman" w:cs="Times New Roman"/>
          <w:sz w:val="24"/>
          <w:szCs w:val="24"/>
          <w:lang w:val="en-US"/>
        </w:rPr>
        <w:t>YLDs</w:t>
      </w:r>
      <w:r w:rsidR="00CF630E">
        <w:rPr>
          <w:rFonts w:ascii="Times New Roman" w:hAnsi="Times New Roman" w:cs="Times New Roman"/>
          <w:sz w:val="24"/>
          <w:szCs w:val="24"/>
          <w:lang w:val="en-US"/>
        </w:rPr>
        <w:t>=</w:t>
      </w:r>
      <w:r w:rsidRPr="001506F1">
        <w:rPr>
          <w:rFonts w:ascii="Times New Roman" w:hAnsi="Times New Roman" w:cs="Times New Roman"/>
          <w:sz w:val="24"/>
          <w:szCs w:val="24"/>
          <w:lang w:val="en-US"/>
        </w:rPr>
        <w:t>357.9; 95</w:t>
      </w:r>
      <w:r>
        <w:rPr>
          <w:rFonts w:ascii="Times New Roman" w:hAnsi="Times New Roman" w:cs="Times New Roman"/>
          <w:sz w:val="24"/>
          <w:szCs w:val="24"/>
          <w:lang w:val="en-US"/>
        </w:rPr>
        <w:t>% U</w:t>
      </w:r>
      <w:r w:rsidRPr="001506F1">
        <w:rPr>
          <w:rFonts w:ascii="Times New Roman" w:hAnsi="Times New Roman" w:cs="Times New Roman"/>
          <w:sz w:val="24"/>
          <w:szCs w:val="24"/>
          <w:lang w:val="en-US"/>
        </w:rPr>
        <w:t>I 242.4-485.6</w:t>
      </w:r>
      <w:r w:rsidR="00D03E50">
        <w:rPr>
          <w:rFonts w:ascii="Times New Roman" w:hAnsi="Times New Roman" w:cs="Times New Roman"/>
          <w:sz w:val="24"/>
          <w:szCs w:val="24"/>
          <w:lang w:val="en-US"/>
        </w:rPr>
        <w:t>/100.000</w:t>
      </w:r>
      <w:r w:rsidRPr="001506F1">
        <w:rPr>
          <w:rFonts w:ascii="Times New Roman" w:hAnsi="Times New Roman" w:cs="Times New Roman"/>
          <w:sz w:val="24"/>
          <w:szCs w:val="24"/>
          <w:lang w:val="en-US"/>
        </w:rPr>
        <w:t>)</w:t>
      </w:r>
      <w:r w:rsidR="000F310A">
        <w:rPr>
          <w:rFonts w:ascii="Times New Roman" w:hAnsi="Times New Roman" w:cs="Times New Roman"/>
          <w:sz w:val="24"/>
          <w:szCs w:val="24"/>
          <w:lang w:val="en-US"/>
        </w:rPr>
        <w:t xml:space="preserve"> disability</w:t>
      </w:r>
      <w:r w:rsidR="000F310A" w:rsidRPr="001506F1">
        <w:rPr>
          <w:rFonts w:ascii="Times New Roman" w:hAnsi="Times New Roman" w:cs="Times New Roman"/>
          <w:sz w:val="24"/>
          <w:szCs w:val="24"/>
          <w:lang w:val="en-US"/>
        </w:rPr>
        <w:t xml:space="preserve"> </w:t>
      </w:r>
      <w:r w:rsidR="000F310A">
        <w:rPr>
          <w:rFonts w:ascii="Times New Roman" w:hAnsi="Times New Roman" w:cs="Times New Roman"/>
          <w:sz w:val="24"/>
          <w:szCs w:val="24"/>
          <w:lang w:val="en-US"/>
        </w:rPr>
        <w:t xml:space="preserve">burdens. </w:t>
      </w:r>
    </w:p>
    <w:p w14:paraId="54485E1D" w14:textId="0573D507" w:rsidR="006638E9" w:rsidRPr="001506F1" w:rsidRDefault="001506F1" w:rsidP="00502095">
      <w:pPr>
        <w:spacing w:after="0" w:line="480" w:lineRule="auto"/>
        <w:ind w:firstLine="708"/>
        <w:jc w:val="both"/>
        <w:rPr>
          <w:rFonts w:ascii="Times New Roman" w:hAnsi="Times New Roman" w:cs="Times New Roman"/>
          <w:sz w:val="24"/>
          <w:szCs w:val="24"/>
          <w:lang w:val="en-US"/>
        </w:rPr>
      </w:pPr>
      <w:r w:rsidRPr="001506F1">
        <w:rPr>
          <w:rFonts w:ascii="Times New Roman" w:hAnsi="Times New Roman" w:cs="Times New Roman"/>
          <w:b/>
          <w:bCs/>
          <w:sz w:val="24"/>
          <w:szCs w:val="24"/>
          <w:lang w:val="en-US"/>
        </w:rPr>
        <w:t>Conclusions:</w:t>
      </w:r>
      <w:r w:rsidRPr="001506F1">
        <w:rPr>
          <w:rFonts w:ascii="Times New Roman" w:hAnsi="Times New Roman" w:cs="Times New Roman"/>
          <w:sz w:val="24"/>
          <w:szCs w:val="24"/>
          <w:lang w:val="en-US"/>
        </w:rPr>
        <w:t xml:space="preserve"> South America</w:t>
      </w:r>
      <w:r w:rsidR="005501C8">
        <w:rPr>
          <w:rFonts w:ascii="Times New Roman" w:hAnsi="Times New Roman" w:cs="Times New Roman"/>
          <w:sz w:val="24"/>
          <w:szCs w:val="24"/>
          <w:lang w:val="en-US"/>
        </w:rPr>
        <w:t>'</w:t>
      </w:r>
      <w:r w:rsidRPr="001506F1">
        <w:rPr>
          <w:rFonts w:ascii="Times New Roman" w:hAnsi="Times New Roman" w:cs="Times New Roman"/>
          <w:sz w:val="24"/>
          <w:szCs w:val="24"/>
          <w:lang w:val="en-US"/>
        </w:rPr>
        <w:t xml:space="preserve">s HFPG burden is large and heterogeneous. While </w:t>
      </w:r>
      <w:r w:rsidR="00D03E50">
        <w:rPr>
          <w:rFonts w:ascii="Times New Roman" w:hAnsi="Times New Roman" w:cs="Times New Roman"/>
          <w:sz w:val="24"/>
          <w:szCs w:val="24"/>
          <w:lang w:val="en-US"/>
        </w:rPr>
        <w:t xml:space="preserve">age-standardized </w:t>
      </w:r>
      <w:r w:rsidR="000F310A">
        <w:rPr>
          <w:rFonts w:ascii="Times New Roman" w:hAnsi="Times New Roman" w:cs="Times New Roman"/>
          <w:sz w:val="24"/>
          <w:szCs w:val="24"/>
          <w:lang w:val="en-US"/>
        </w:rPr>
        <w:t xml:space="preserve">premature </w:t>
      </w:r>
      <w:r w:rsidRPr="001506F1">
        <w:rPr>
          <w:rFonts w:ascii="Times New Roman" w:hAnsi="Times New Roman" w:cs="Times New Roman"/>
          <w:sz w:val="24"/>
          <w:szCs w:val="24"/>
          <w:lang w:val="en-US"/>
        </w:rPr>
        <w:t>mortality has</w:t>
      </w:r>
      <w:r w:rsidR="00D03E50">
        <w:rPr>
          <w:rFonts w:ascii="Times New Roman" w:hAnsi="Times New Roman" w:cs="Times New Roman"/>
          <w:sz w:val="24"/>
          <w:szCs w:val="24"/>
          <w:lang w:val="en-US"/>
        </w:rPr>
        <w:t xml:space="preserve"> generally</w:t>
      </w:r>
      <w:r w:rsidRPr="001506F1">
        <w:rPr>
          <w:rFonts w:ascii="Times New Roman" w:hAnsi="Times New Roman" w:cs="Times New Roman"/>
          <w:sz w:val="24"/>
          <w:szCs w:val="24"/>
          <w:lang w:val="en-US"/>
        </w:rPr>
        <w:t xml:space="preserve"> decreased, hyperglycemia </w:t>
      </w:r>
      <w:r w:rsidR="000F310A">
        <w:rPr>
          <w:rFonts w:ascii="Times New Roman" w:hAnsi="Times New Roman" w:cs="Times New Roman"/>
          <w:sz w:val="24"/>
          <w:szCs w:val="24"/>
          <w:lang w:val="en-US"/>
        </w:rPr>
        <w:t>and age-standardized</w:t>
      </w:r>
      <w:r w:rsidR="000F310A" w:rsidRPr="001506F1">
        <w:rPr>
          <w:rFonts w:ascii="Times New Roman" w:hAnsi="Times New Roman" w:cs="Times New Roman"/>
          <w:sz w:val="24"/>
          <w:szCs w:val="24"/>
          <w:lang w:val="en-US"/>
        </w:rPr>
        <w:t xml:space="preserve"> disability </w:t>
      </w:r>
      <w:r w:rsidRPr="001506F1">
        <w:rPr>
          <w:rFonts w:ascii="Times New Roman" w:hAnsi="Times New Roman" w:cs="Times New Roman"/>
          <w:sz w:val="24"/>
          <w:szCs w:val="24"/>
          <w:lang w:val="en-US"/>
        </w:rPr>
        <w:t>ha</w:t>
      </w:r>
      <w:r w:rsidR="000F310A">
        <w:rPr>
          <w:rFonts w:ascii="Times New Roman" w:hAnsi="Times New Roman" w:cs="Times New Roman"/>
          <w:sz w:val="24"/>
          <w:szCs w:val="24"/>
          <w:lang w:val="en-US"/>
        </w:rPr>
        <w:t>ve</w:t>
      </w:r>
      <w:r w:rsidRPr="001506F1">
        <w:rPr>
          <w:rFonts w:ascii="Times New Roman" w:hAnsi="Times New Roman" w:cs="Times New Roman"/>
          <w:sz w:val="24"/>
          <w:szCs w:val="24"/>
          <w:lang w:val="en-US"/>
        </w:rPr>
        <w:t xml:space="preserve"> risen. </w:t>
      </w:r>
      <w:r w:rsidR="000F310A">
        <w:rPr>
          <w:rFonts w:ascii="Times New Roman" w:hAnsi="Times New Roman" w:cs="Times New Roman"/>
          <w:sz w:val="24"/>
          <w:szCs w:val="24"/>
          <w:lang w:val="en-US"/>
        </w:rPr>
        <w:t>Coupled with population aging, t</w:t>
      </w:r>
      <w:r w:rsidRPr="001506F1">
        <w:rPr>
          <w:rFonts w:ascii="Times New Roman" w:hAnsi="Times New Roman" w:cs="Times New Roman"/>
          <w:sz w:val="24"/>
          <w:szCs w:val="24"/>
          <w:lang w:val="en-US"/>
        </w:rPr>
        <w:t xml:space="preserve">hese changes </w:t>
      </w:r>
      <w:r w:rsidR="00D03E50">
        <w:rPr>
          <w:rFonts w:ascii="Times New Roman" w:hAnsi="Times New Roman" w:cs="Times New Roman"/>
          <w:sz w:val="24"/>
          <w:szCs w:val="24"/>
          <w:lang w:val="en-US"/>
        </w:rPr>
        <w:t xml:space="preserve">portend that </w:t>
      </w:r>
      <w:r w:rsidR="000F310A">
        <w:rPr>
          <w:rFonts w:ascii="Times New Roman" w:hAnsi="Times New Roman" w:cs="Times New Roman"/>
          <w:sz w:val="24"/>
          <w:szCs w:val="24"/>
          <w:lang w:val="en-US"/>
        </w:rPr>
        <w:t>hyperglycemia</w:t>
      </w:r>
      <w:r w:rsidR="00D03E50">
        <w:rPr>
          <w:rFonts w:ascii="Times New Roman" w:hAnsi="Times New Roman" w:cs="Times New Roman"/>
          <w:sz w:val="24"/>
          <w:szCs w:val="24"/>
          <w:lang w:val="en-US"/>
        </w:rPr>
        <w:t xml:space="preserve"> will </w:t>
      </w:r>
      <w:r w:rsidR="000F310A">
        <w:rPr>
          <w:rFonts w:ascii="Times New Roman" w:hAnsi="Times New Roman" w:cs="Times New Roman"/>
          <w:sz w:val="24"/>
          <w:szCs w:val="24"/>
          <w:lang w:val="en-US"/>
        </w:rPr>
        <w:t>confer</w:t>
      </w:r>
      <w:r w:rsidR="00D03E50">
        <w:rPr>
          <w:rFonts w:ascii="Times New Roman" w:hAnsi="Times New Roman" w:cs="Times New Roman"/>
          <w:sz w:val="24"/>
          <w:szCs w:val="24"/>
          <w:lang w:val="en-US"/>
        </w:rPr>
        <w:t xml:space="preserve"> increasingly important</w:t>
      </w:r>
      <w:r w:rsidR="000F310A">
        <w:rPr>
          <w:rFonts w:ascii="Times New Roman" w:hAnsi="Times New Roman" w:cs="Times New Roman"/>
          <w:sz w:val="24"/>
          <w:szCs w:val="24"/>
          <w:lang w:val="en-US"/>
        </w:rPr>
        <w:t xml:space="preserve"> risk,</w:t>
      </w:r>
      <w:r w:rsidR="00D03E50">
        <w:rPr>
          <w:rFonts w:ascii="Times New Roman" w:hAnsi="Times New Roman" w:cs="Times New Roman"/>
          <w:sz w:val="24"/>
          <w:szCs w:val="24"/>
          <w:lang w:val="en-US"/>
        </w:rPr>
        <w:t xml:space="preserve"> with its burden gradually shifting </w:t>
      </w:r>
      <w:r w:rsidRPr="001506F1">
        <w:rPr>
          <w:rFonts w:ascii="Times New Roman" w:hAnsi="Times New Roman" w:cs="Times New Roman"/>
          <w:sz w:val="24"/>
          <w:szCs w:val="24"/>
          <w:lang w:val="en-US"/>
        </w:rPr>
        <w:t xml:space="preserve">from mortality to </w:t>
      </w:r>
      <w:r w:rsidR="00D03E50">
        <w:rPr>
          <w:rFonts w:ascii="Times New Roman" w:hAnsi="Times New Roman" w:cs="Times New Roman"/>
          <w:sz w:val="24"/>
          <w:szCs w:val="24"/>
          <w:lang w:val="en-US"/>
        </w:rPr>
        <w:t>disability. H</w:t>
      </w:r>
      <w:r w:rsidRPr="001506F1">
        <w:rPr>
          <w:rFonts w:ascii="Times New Roman" w:hAnsi="Times New Roman" w:cs="Times New Roman"/>
          <w:sz w:val="24"/>
          <w:szCs w:val="24"/>
          <w:lang w:val="en-US"/>
        </w:rPr>
        <w:t xml:space="preserve">ealth systems </w:t>
      </w:r>
      <w:r w:rsidR="00D03E50">
        <w:rPr>
          <w:rFonts w:ascii="Times New Roman" w:hAnsi="Times New Roman" w:cs="Times New Roman"/>
          <w:sz w:val="24"/>
          <w:szCs w:val="24"/>
          <w:lang w:val="en-US"/>
        </w:rPr>
        <w:t>will need to adapt to</w:t>
      </w:r>
      <w:r w:rsidRPr="001506F1">
        <w:rPr>
          <w:rFonts w:ascii="Times New Roman" w:hAnsi="Times New Roman" w:cs="Times New Roman"/>
          <w:sz w:val="24"/>
          <w:szCs w:val="24"/>
          <w:lang w:val="en-US"/>
        </w:rPr>
        <w:t xml:space="preserve"> the added workload</w:t>
      </w:r>
      <w:r>
        <w:rPr>
          <w:rFonts w:ascii="Times New Roman" w:hAnsi="Times New Roman" w:cs="Times New Roman"/>
          <w:sz w:val="24"/>
          <w:szCs w:val="24"/>
          <w:lang w:val="en-US"/>
        </w:rPr>
        <w:t>.</w:t>
      </w:r>
    </w:p>
    <w:p w14:paraId="2AA29216" w14:textId="77777777" w:rsidR="00F738D6" w:rsidRPr="001506F1" w:rsidRDefault="00F738D6" w:rsidP="00CF630E">
      <w:pPr>
        <w:spacing w:after="0" w:line="480" w:lineRule="auto"/>
        <w:rPr>
          <w:rFonts w:ascii="Arial" w:hAnsi="Arial" w:cs="Arial"/>
          <w:color w:val="403D39"/>
          <w:sz w:val="18"/>
          <w:szCs w:val="18"/>
          <w:shd w:val="clear" w:color="auto" w:fill="FFFFFF"/>
          <w:lang w:val="en-US"/>
        </w:rPr>
      </w:pPr>
    </w:p>
    <w:p w14:paraId="7327C5E5" w14:textId="446CA425" w:rsidR="00D47AD9" w:rsidRPr="001506F1" w:rsidRDefault="001506F1" w:rsidP="00CF630E">
      <w:pPr>
        <w:spacing w:after="0" w:line="480" w:lineRule="auto"/>
        <w:rPr>
          <w:rFonts w:ascii="Times New Roman" w:hAnsi="Times New Roman" w:cs="Times New Roman"/>
          <w:b/>
          <w:bCs/>
          <w:sz w:val="24"/>
          <w:szCs w:val="24"/>
          <w:lang w:val="en-US"/>
        </w:rPr>
      </w:pPr>
      <w:r w:rsidRPr="001506F1">
        <w:rPr>
          <w:rFonts w:ascii="Times New Roman" w:hAnsi="Times New Roman" w:cs="Times New Roman"/>
          <w:b/>
          <w:bCs/>
          <w:sz w:val="24"/>
          <w:szCs w:val="24"/>
          <w:lang w:val="en-US"/>
        </w:rPr>
        <w:t>Keywords</w:t>
      </w:r>
      <w:r w:rsidR="00DE6FBB" w:rsidRPr="001506F1">
        <w:rPr>
          <w:rFonts w:ascii="Times New Roman" w:hAnsi="Times New Roman" w:cs="Times New Roman"/>
          <w:b/>
          <w:bCs/>
          <w:sz w:val="24"/>
          <w:szCs w:val="24"/>
          <w:lang w:val="en-US"/>
        </w:rPr>
        <w:t>:</w:t>
      </w:r>
      <w:r w:rsidRPr="001506F1">
        <w:rPr>
          <w:rFonts w:ascii="Times New Roman" w:hAnsi="Times New Roman" w:cs="Times New Roman"/>
          <w:sz w:val="24"/>
          <w:szCs w:val="24"/>
          <w:lang w:val="en-US"/>
        </w:rPr>
        <w:t xml:space="preserve"> hyperglycaemia, disability-adjusted life years, </w:t>
      </w:r>
      <w:r w:rsidR="001A4B34">
        <w:rPr>
          <w:rFonts w:ascii="Times New Roman" w:hAnsi="Times New Roman" w:cs="Times New Roman"/>
          <w:sz w:val="24"/>
          <w:szCs w:val="24"/>
          <w:lang w:val="en-US"/>
        </w:rPr>
        <w:t>mortality</w:t>
      </w:r>
      <w:r w:rsidR="00D47AD9" w:rsidRPr="001506F1">
        <w:rPr>
          <w:rFonts w:ascii="Times New Roman" w:hAnsi="Times New Roman" w:cs="Times New Roman"/>
          <w:b/>
          <w:bCs/>
          <w:sz w:val="24"/>
          <w:szCs w:val="24"/>
          <w:lang w:val="en-US"/>
        </w:rPr>
        <w:br w:type="page"/>
      </w:r>
    </w:p>
    <w:p w14:paraId="19F5665B" w14:textId="44F6A2E7" w:rsidR="00EA4673" w:rsidRPr="001506F1" w:rsidRDefault="001506F1" w:rsidP="00CF630E">
      <w:pPr>
        <w:spacing w:after="0" w:line="480" w:lineRule="auto"/>
        <w:jc w:val="both"/>
        <w:rPr>
          <w:rFonts w:ascii="Times New Roman" w:hAnsi="Times New Roman" w:cs="Times New Roman"/>
          <w:b/>
          <w:bCs/>
          <w:sz w:val="24"/>
          <w:szCs w:val="24"/>
          <w:lang w:val="en-US"/>
        </w:rPr>
      </w:pPr>
      <w:r w:rsidRPr="001506F1">
        <w:rPr>
          <w:rFonts w:ascii="Times New Roman" w:hAnsi="Times New Roman" w:cs="Times New Roman"/>
          <w:b/>
          <w:bCs/>
          <w:sz w:val="24"/>
          <w:szCs w:val="24"/>
          <w:lang w:val="en-US"/>
        </w:rPr>
        <w:lastRenderedPageBreak/>
        <w:t>Introduction</w:t>
      </w:r>
    </w:p>
    <w:p w14:paraId="551197BD" w14:textId="2AE9870F" w:rsidR="001506F1" w:rsidRPr="001506F1" w:rsidRDefault="001506F1" w:rsidP="00CF630E">
      <w:pPr>
        <w:spacing w:after="0" w:line="480" w:lineRule="auto"/>
        <w:ind w:firstLine="720"/>
        <w:jc w:val="both"/>
        <w:rPr>
          <w:rFonts w:ascii="Times New Roman" w:hAnsi="Times New Roman" w:cs="Times New Roman"/>
          <w:sz w:val="24"/>
          <w:szCs w:val="24"/>
          <w:lang w:val="en-US"/>
        </w:rPr>
      </w:pPr>
      <w:r w:rsidRPr="001506F1">
        <w:rPr>
          <w:rFonts w:ascii="Times New Roman" w:hAnsi="Times New Roman" w:cs="Times New Roman"/>
          <w:sz w:val="24"/>
          <w:szCs w:val="24"/>
          <w:lang w:val="en-US"/>
        </w:rPr>
        <w:t xml:space="preserve">Diabetes is one of the leading causes of mortality and disability globally. In 2021, </w:t>
      </w:r>
      <w:r w:rsidR="00844240">
        <w:rPr>
          <w:rFonts w:ascii="Times New Roman" w:hAnsi="Times New Roman" w:cs="Times New Roman"/>
          <w:sz w:val="24"/>
          <w:szCs w:val="24"/>
          <w:lang w:val="en-US"/>
        </w:rPr>
        <w:t>529 million people were living</w:t>
      </w:r>
      <w:r w:rsidRPr="001506F1">
        <w:rPr>
          <w:rFonts w:ascii="Times New Roman" w:hAnsi="Times New Roman" w:cs="Times New Roman"/>
          <w:sz w:val="24"/>
          <w:szCs w:val="24"/>
          <w:lang w:val="en-US"/>
        </w:rPr>
        <w:t xml:space="preserve"> with diabetes worldwide, with a predicted rise to 1.31 billion by 2050</w:t>
      </w:r>
      <w:r w:rsidR="00A0559C">
        <w:rPr>
          <w:rFonts w:ascii="Times New Roman" w:hAnsi="Times New Roman" w:cs="Times New Roman"/>
          <w:sz w:val="24"/>
          <w:szCs w:val="24"/>
          <w:lang w:val="en-US"/>
        </w:rPr>
        <w:t xml:space="preserve"> </w:t>
      </w:r>
      <w:r w:rsidR="00A0559C">
        <w:rPr>
          <w:rFonts w:ascii="Times New Roman" w:hAnsi="Times New Roman" w:cs="Times New Roman"/>
          <w:sz w:val="24"/>
          <w:szCs w:val="24"/>
          <w:lang w:val="en-US"/>
        </w:rPr>
        <w:fldChar w:fldCharType="begin"/>
      </w:r>
      <w:r w:rsidR="00A0559C">
        <w:rPr>
          <w:rFonts w:ascii="Times New Roman" w:hAnsi="Times New Roman" w:cs="Times New Roman"/>
          <w:sz w:val="24"/>
          <w:szCs w:val="24"/>
          <w:lang w:val="en-US"/>
        </w:rPr>
        <w:instrText xml:space="preserve"> ADDIN EN.CITE &lt;EndNote&gt;&lt;Cite&gt;&lt;Author&gt;Ong&lt;/Author&gt;&lt;Year&gt;2023&lt;/Year&gt;&lt;RecNum&gt;94&lt;/RecNum&gt;&lt;DisplayText&gt;(1)&lt;/DisplayText&gt;&lt;record&gt;&lt;rec-number&gt;94&lt;/rec-number&gt;&lt;foreign-keys&gt;&lt;key app="EN" db-id="9pvs02pz8xf2fges553pfwwxs2v05srxveza" timestamp="1707916788"&gt;94&lt;/key&gt;&lt;/foreign-keys&gt;&lt;ref-type name="Journal Article"&gt;17&lt;/ref-type&gt;&lt;contributors&gt;&lt;authors&gt;&lt;author&gt;Ong, Kanyin Liane&lt;/author&gt;&lt;author&gt;Stafford, Lauryn K&lt;/author&gt;&lt;author&gt;McLaughlin, Susan A&lt;/author&gt;&lt;author&gt;Boyko, Edward J&lt;/author&gt;&lt;author&gt;Vollset, Stein Emil&lt;/author&gt;&lt;author&gt;Smith, Amanda E&lt;/author&gt;&lt;author&gt;Dalton, Bronte E&lt;/author&gt;&lt;author&gt;Duprey, Joe&lt;/author&gt;&lt;author&gt;Cruz, Jessica A&lt;/author&gt;&lt;author&gt;Hagins, Hailey&lt;/author&gt;&lt;/authors&gt;&lt;/contributors&gt;&lt;titles&gt;&lt;title&gt;Global, regional, and national burden of diabetes from 1990 to 2021, with projections of prevalence to 2050: a systematic analysis for the Global Burden of Disease Study 2021&lt;/title&gt;&lt;secondary-title&gt;The Lancet&lt;/secondary-title&gt;&lt;/titles&gt;&lt;periodical&gt;&lt;full-title&gt;The lancet&lt;/full-title&gt;&lt;/periodical&gt;&lt;dates&gt;&lt;year&gt;2023&lt;/year&gt;&lt;/dates&gt;&lt;isbn&gt;0140-6736&lt;/isbn&gt;&lt;urls&gt;&lt;/urls&gt;&lt;/record&gt;&lt;/Cite&gt;&lt;/EndNote&gt;</w:instrText>
      </w:r>
      <w:r w:rsidR="00A0559C">
        <w:rPr>
          <w:rFonts w:ascii="Times New Roman" w:hAnsi="Times New Roman" w:cs="Times New Roman"/>
          <w:sz w:val="24"/>
          <w:szCs w:val="24"/>
          <w:lang w:val="en-US"/>
        </w:rPr>
        <w:fldChar w:fldCharType="separate"/>
      </w:r>
      <w:r w:rsidR="00A0559C">
        <w:rPr>
          <w:rFonts w:ascii="Times New Roman" w:hAnsi="Times New Roman" w:cs="Times New Roman"/>
          <w:noProof/>
          <w:sz w:val="24"/>
          <w:szCs w:val="24"/>
          <w:lang w:val="en-US"/>
        </w:rPr>
        <w:t>(1)</w:t>
      </w:r>
      <w:r w:rsidR="00A0559C">
        <w:rPr>
          <w:rFonts w:ascii="Times New Roman" w:hAnsi="Times New Roman" w:cs="Times New Roman"/>
          <w:sz w:val="24"/>
          <w:szCs w:val="24"/>
          <w:lang w:val="en-US"/>
        </w:rPr>
        <w:fldChar w:fldCharType="end"/>
      </w:r>
      <w:r w:rsidRPr="001506F1">
        <w:rPr>
          <w:rFonts w:ascii="Times New Roman" w:hAnsi="Times New Roman" w:cs="Times New Roman"/>
          <w:sz w:val="24"/>
          <w:szCs w:val="24"/>
          <w:lang w:val="en-US"/>
        </w:rPr>
        <w:t xml:space="preserve">. </w:t>
      </w:r>
      <w:r w:rsidR="00F503C9">
        <w:rPr>
          <w:rFonts w:ascii="Times New Roman" w:hAnsi="Times New Roman" w:cs="Times New Roman"/>
          <w:sz w:val="24"/>
          <w:szCs w:val="24"/>
          <w:lang w:val="en-US"/>
        </w:rPr>
        <w:t>The concept of h</w:t>
      </w:r>
      <w:r w:rsidRPr="001506F1">
        <w:rPr>
          <w:rFonts w:ascii="Times New Roman" w:hAnsi="Times New Roman" w:cs="Times New Roman"/>
          <w:sz w:val="24"/>
          <w:szCs w:val="24"/>
          <w:lang w:val="en-US"/>
        </w:rPr>
        <w:t xml:space="preserve">yperglycemia, </w:t>
      </w:r>
      <w:r w:rsidR="00F503C9">
        <w:rPr>
          <w:rFonts w:ascii="Times New Roman" w:hAnsi="Times New Roman" w:cs="Times New Roman"/>
          <w:sz w:val="24"/>
          <w:szCs w:val="24"/>
          <w:lang w:val="en-US"/>
        </w:rPr>
        <w:t>characterized</w:t>
      </w:r>
      <w:r w:rsidR="00F503C9" w:rsidRPr="001506F1">
        <w:rPr>
          <w:rFonts w:ascii="Times New Roman" w:hAnsi="Times New Roman" w:cs="Times New Roman"/>
          <w:sz w:val="24"/>
          <w:szCs w:val="24"/>
          <w:lang w:val="en-US"/>
        </w:rPr>
        <w:t xml:space="preserve"> </w:t>
      </w:r>
      <w:r w:rsidR="00C16701" w:rsidRPr="001506F1">
        <w:rPr>
          <w:rFonts w:ascii="Times New Roman" w:hAnsi="Times New Roman" w:cs="Times New Roman"/>
          <w:sz w:val="24"/>
          <w:szCs w:val="24"/>
          <w:lang w:val="en-US"/>
        </w:rPr>
        <w:t>as High Fasting Plasma Glucose (HFPG)</w:t>
      </w:r>
      <w:r w:rsidR="00C16701">
        <w:rPr>
          <w:rFonts w:ascii="Times New Roman" w:hAnsi="Times New Roman" w:cs="Times New Roman"/>
          <w:sz w:val="24"/>
          <w:szCs w:val="24"/>
          <w:lang w:val="en-US"/>
        </w:rPr>
        <w:t xml:space="preserve"> </w:t>
      </w:r>
      <w:r w:rsidRPr="001506F1">
        <w:rPr>
          <w:rFonts w:ascii="Times New Roman" w:hAnsi="Times New Roman" w:cs="Times New Roman"/>
          <w:sz w:val="24"/>
          <w:szCs w:val="24"/>
          <w:lang w:val="en-US"/>
        </w:rPr>
        <w:t xml:space="preserve">in the Global Burden of Disease </w:t>
      </w:r>
      <w:r w:rsidR="00F503C9">
        <w:rPr>
          <w:rFonts w:ascii="Times New Roman" w:hAnsi="Times New Roman" w:cs="Times New Roman"/>
          <w:sz w:val="24"/>
          <w:szCs w:val="24"/>
          <w:lang w:val="en-US"/>
        </w:rPr>
        <w:t>(GBD) Study</w:t>
      </w:r>
      <w:r w:rsidRPr="001506F1">
        <w:rPr>
          <w:rFonts w:ascii="Times New Roman" w:hAnsi="Times New Roman" w:cs="Times New Roman"/>
          <w:sz w:val="24"/>
          <w:szCs w:val="24"/>
          <w:lang w:val="en-US"/>
        </w:rPr>
        <w:t xml:space="preserve">, </w:t>
      </w:r>
      <w:r w:rsidR="00F503C9">
        <w:rPr>
          <w:rFonts w:ascii="Times New Roman" w:hAnsi="Times New Roman" w:cs="Times New Roman"/>
          <w:sz w:val="24"/>
          <w:szCs w:val="24"/>
          <w:lang w:val="en-US"/>
        </w:rPr>
        <w:t xml:space="preserve">permits </w:t>
      </w:r>
      <w:r w:rsidR="00844240">
        <w:rPr>
          <w:rFonts w:ascii="Times New Roman" w:hAnsi="Times New Roman" w:cs="Times New Roman"/>
          <w:sz w:val="24"/>
          <w:szCs w:val="24"/>
          <w:lang w:val="en-US"/>
        </w:rPr>
        <w:t xml:space="preserve">the </w:t>
      </w:r>
      <w:r w:rsidR="00C0319E">
        <w:rPr>
          <w:rFonts w:ascii="Times New Roman" w:hAnsi="Times New Roman" w:cs="Times New Roman"/>
          <w:sz w:val="24"/>
          <w:szCs w:val="24"/>
          <w:lang w:val="en-US"/>
        </w:rPr>
        <w:t>express</w:t>
      </w:r>
      <w:r w:rsidR="00F503C9">
        <w:rPr>
          <w:rFonts w:ascii="Times New Roman" w:hAnsi="Times New Roman" w:cs="Times New Roman"/>
          <w:sz w:val="24"/>
          <w:szCs w:val="24"/>
          <w:lang w:val="en-US"/>
        </w:rPr>
        <w:t>ion of</w:t>
      </w:r>
      <w:r w:rsidR="00C0319E">
        <w:rPr>
          <w:rFonts w:ascii="Times New Roman" w:hAnsi="Times New Roman" w:cs="Times New Roman"/>
          <w:sz w:val="24"/>
          <w:szCs w:val="24"/>
          <w:lang w:val="en-US"/>
        </w:rPr>
        <w:t xml:space="preserve"> the risk of di</w:t>
      </w:r>
      <w:r w:rsidR="00F503C9">
        <w:rPr>
          <w:rFonts w:ascii="Times New Roman" w:hAnsi="Times New Roman" w:cs="Times New Roman"/>
          <w:sz w:val="24"/>
          <w:szCs w:val="24"/>
          <w:lang w:val="en-US"/>
        </w:rPr>
        <w:t>a</w:t>
      </w:r>
      <w:r w:rsidR="00C0319E">
        <w:rPr>
          <w:rFonts w:ascii="Times New Roman" w:hAnsi="Times New Roman" w:cs="Times New Roman"/>
          <w:sz w:val="24"/>
          <w:szCs w:val="24"/>
          <w:lang w:val="en-US"/>
        </w:rPr>
        <w:t>betes and states of intermediate hyperglycemia</w:t>
      </w:r>
      <w:r w:rsidRPr="001506F1">
        <w:rPr>
          <w:rFonts w:ascii="Times New Roman" w:hAnsi="Times New Roman" w:cs="Times New Roman"/>
          <w:sz w:val="24"/>
          <w:szCs w:val="24"/>
          <w:lang w:val="en-US"/>
        </w:rPr>
        <w:t xml:space="preserve"> for numerous adverse outcomes</w:t>
      </w:r>
      <w:r w:rsidR="00A0559C">
        <w:rPr>
          <w:rFonts w:ascii="Times New Roman" w:hAnsi="Times New Roman" w:cs="Times New Roman"/>
          <w:sz w:val="24"/>
          <w:szCs w:val="24"/>
          <w:lang w:val="en-US"/>
        </w:rPr>
        <w:t xml:space="preserve"> </w:t>
      </w:r>
      <w:r w:rsidR="00A0559C">
        <w:rPr>
          <w:rFonts w:ascii="Times New Roman" w:hAnsi="Times New Roman" w:cs="Times New Roman"/>
          <w:sz w:val="24"/>
          <w:szCs w:val="24"/>
          <w:lang w:val="en-US"/>
        </w:rPr>
        <w:fldChar w:fldCharType="begin"/>
      </w:r>
      <w:r w:rsidR="00A0559C">
        <w:rPr>
          <w:rFonts w:ascii="Times New Roman" w:hAnsi="Times New Roman" w:cs="Times New Roman"/>
          <w:sz w:val="24"/>
          <w:szCs w:val="24"/>
          <w:lang w:val="en-US"/>
        </w:rPr>
        <w:instrText xml:space="preserve"> ADDIN EN.CITE &lt;EndNote&gt;&lt;Cite&gt;&lt;Author&gt;Liang&lt;/Author&gt;&lt;Year&gt;2022&lt;/Year&gt;&lt;RecNum&gt;95&lt;/RecNum&gt;&lt;DisplayText&gt;(2)&lt;/DisplayText&gt;&lt;record&gt;&lt;rec-number&gt;95&lt;/rec-number&gt;&lt;foreign-keys&gt;&lt;key app="EN" db-id="9pvs02pz8xf2fges553pfwwxs2v05srxveza" timestamp="1707916835"&gt;95&lt;/key&gt;&lt;/foreign-keys&gt;&lt;ref-type name="Journal Article"&gt;17&lt;/ref-type&gt;&lt;contributors&gt;&lt;authors&gt;&lt;author&gt;Liang, Ruyi&lt;/author&gt;&lt;author&gt;Feng, Xiaobing&lt;/author&gt;&lt;author&gt;Shi, Da&lt;/author&gt;&lt;author&gt;Yang, Meng&lt;/author&gt;&lt;author&gt;Yu, Linling&lt;/author&gt;&lt;author&gt;Liu, Wei&lt;/author&gt;&lt;author&gt;Zhou, Min&lt;/author&gt;&lt;author&gt;Wang, Xing&lt;/author&gt;&lt;author&gt;Qiu, Weihong&lt;/author&gt;&lt;author&gt;Fan, Lieyang&lt;/author&gt;&lt;/authors&gt;&lt;/contributors&gt;&lt;titles&gt;&lt;title&gt;The global burden of disease attributable to high fasting plasma glucose in 204 countries and territories, 1990–2019: An updated analysis for the Global Burden of Disease Study 2019&lt;/title&gt;&lt;secondary-title&gt;Diabetes/Metabolism Research and Reviews&lt;/secondary-title&gt;&lt;/titles&gt;&lt;periodical&gt;&lt;full-title&gt;Diabetes/Metabolism Research and Reviews&lt;/full-title&gt;&lt;/periodical&gt;&lt;pages&gt;e3572&lt;/pages&gt;&lt;volume&gt;38&lt;/volume&gt;&lt;number&gt;8&lt;/number&gt;&lt;dates&gt;&lt;year&gt;2022&lt;/year&gt;&lt;/dates&gt;&lt;isbn&gt;1520-7552&lt;/isbn&gt;&lt;urls&gt;&lt;/urls&gt;&lt;/record&gt;&lt;/Cite&gt;&lt;/EndNote&gt;</w:instrText>
      </w:r>
      <w:r w:rsidR="00A0559C">
        <w:rPr>
          <w:rFonts w:ascii="Times New Roman" w:hAnsi="Times New Roman" w:cs="Times New Roman"/>
          <w:sz w:val="24"/>
          <w:szCs w:val="24"/>
          <w:lang w:val="en-US"/>
        </w:rPr>
        <w:fldChar w:fldCharType="separate"/>
      </w:r>
      <w:r w:rsidR="00A0559C">
        <w:rPr>
          <w:rFonts w:ascii="Times New Roman" w:hAnsi="Times New Roman" w:cs="Times New Roman"/>
          <w:noProof/>
          <w:sz w:val="24"/>
          <w:szCs w:val="24"/>
          <w:lang w:val="en-US"/>
        </w:rPr>
        <w:t>(2)</w:t>
      </w:r>
      <w:r w:rsidR="00A0559C">
        <w:rPr>
          <w:rFonts w:ascii="Times New Roman" w:hAnsi="Times New Roman" w:cs="Times New Roman"/>
          <w:sz w:val="24"/>
          <w:szCs w:val="24"/>
          <w:lang w:val="en-US"/>
        </w:rPr>
        <w:fldChar w:fldCharType="end"/>
      </w:r>
      <w:r w:rsidRPr="001506F1">
        <w:rPr>
          <w:rFonts w:ascii="Times New Roman" w:hAnsi="Times New Roman" w:cs="Times New Roman"/>
          <w:sz w:val="24"/>
          <w:szCs w:val="24"/>
          <w:lang w:val="en-US"/>
        </w:rPr>
        <w:t xml:space="preserve">. </w:t>
      </w:r>
      <w:r w:rsidR="00C0319E">
        <w:rPr>
          <w:rFonts w:ascii="Times New Roman" w:hAnsi="Times New Roman" w:cs="Times New Roman"/>
          <w:sz w:val="24"/>
          <w:szCs w:val="24"/>
          <w:lang w:val="en-US"/>
        </w:rPr>
        <w:t xml:space="preserve">While </w:t>
      </w:r>
      <w:r w:rsidR="00F503C9">
        <w:rPr>
          <w:rFonts w:ascii="Times New Roman" w:hAnsi="Times New Roman" w:cs="Times New Roman"/>
          <w:sz w:val="24"/>
          <w:szCs w:val="24"/>
          <w:lang w:val="en-US"/>
        </w:rPr>
        <w:t xml:space="preserve">the </w:t>
      </w:r>
      <w:r w:rsidR="00C0319E">
        <w:rPr>
          <w:rFonts w:ascii="Times New Roman" w:hAnsi="Times New Roman" w:cs="Times New Roman"/>
          <w:sz w:val="24"/>
          <w:szCs w:val="24"/>
          <w:lang w:val="en-US"/>
        </w:rPr>
        <w:t>h</w:t>
      </w:r>
      <w:r w:rsidRPr="001506F1">
        <w:rPr>
          <w:rFonts w:ascii="Times New Roman" w:hAnsi="Times New Roman" w:cs="Times New Roman"/>
          <w:sz w:val="24"/>
          <w:szCs w:val="24"/>
          <w:lang w:val="en-US"/>
        </w:rPr>
        <w:t>igh prevalence and burden of diabetes have been reported in the Americas</w:t>
      </w:r>
      <w:r w:rsidR="00A0559C">
        <w:rPr>
          <w:rFonts w:ascii="Times New Roman" w:hAnsi="Times New Roman" w:cs="Times New Roman"/>
          <w:sz w:val="24"/>
          <w:szCs w:val="24"/>
          <w:lang w:val="en-US"/>
        </w:rPr>
        <w:t xml:space="preserve"> </w:t>
      </w:r>
      <w:r w:rsidR="00A0559C">
        <w:rPr>
          <w:rFonts w:ascii="Times New Roman" w:hAnsi="Times New Roman" w:cs="Times New Roman"/>
          <w:sz w:val="24"/>
          <w:szCs w:val="24"/>
          <w:lang w:val="en-US"/>
        </w:rPr>
        <w:fldChar w:fldCharType="begin"/>
      </w:r>
      <w:r w:rsidR="00A0559C">
        <w:rPr>
          <w:rFonts w:ascii="Times New Roman" w:hAnsi="Times New Roman" w:cs="Times New Roman"/>
          <w:sz w:val="24"/>
          <w:szCs w:val="24"/>
          <w:lang w:val="en-US"/>
        </w:rPr>
        <w:instrText xml:space="preserve"> ADDIN EN.CITE &lt;EndNote&gt;&lt;Cite&gt;&lt;Author&gt;Cousin&lt;/Author&gt;&lt;Year&gt;2022&lt;/Year&gt;&lt;RecNum&gt;96&lt;/RecNum&gt;&lt;DisplayText&gt;(3)&lt;/DisplayText&gt;&lt;record&gt;&lt;rec-number&gt;96&lt;/rec-number&gt;&lt;foreign-keys&gt;&lt;key app="EN" db-id="9pvs02pz8xf2fges553pfwwxs2v05srxveza" timestamp="1707916866"&gt;96&lt;/key&gt;&lt;/foreign-keys&gt;&lt;ref-type name="Journal Article"&gt;17&lt;/ref-type&gt;&lt;contributors&gt;&lt;authors&gt;&lt;author&gt;Cousin, Ewerton&lt;/author&gt;&lt;author&gt;Schmidt, Maria Inês&lt;/author&gt;&lt;author&gt;Ong, Kanyin Liane&lt;/author&gt;&lt;author&gt;Lozano, Rafael&lt;/author&gt;&lt;author&gt;Afshin, Ashkan&lt;/author&gt;&lt;author&gt;Abushouk, Abdelrahman I&lt;/author&gt;&lt;author&gt;Agarwal, Gina&lt;/author&gt;&lt;author&gt;Agudelo-Botero, Marcela&lt;/author&gt;&lt;author&gt;Al-Aly, Ziyad&lt;/author&gt;&lt;author&gt;Alcalde-Rabanal, Jacqueline Elizabeth&lt;/author&gt;&lt;/authors&gt;&lt;/contributors&gt;&lt;titles&gt;&lt;title&gt;Burden of diabetes and hyperglycaemia in adults in the Americas, 1990–2019: a systematic analysis for the Global Burden of Disease Study 2019&lt;/title&gt;&lt;secondary-title&gt;The lancet Diabetes &amp;amp; endocrinology&lt;/secondary-title&gt;&lt;/titles&gt;&lt;periodical&gt;&lt;full-title&gt;The lancet Diabetes &amp;amp; endocrinology&lt;/full-title&gt;&lt;/periodical&gt;&lt;pages&gt;655-667&lt;/pages&gt;&lt;volume&gt;10&lt;/volume&gt;&lt;number&gt;9&lt;/number&gt;&lt;dates&gt;&lt;year&gt;2022&lt;/year&gt;&lt;/dates&gt;&lt;isbn&gt;2213-8587&lt;/isbn&gt;&lt;urls&gt;&lt;/urls&gt;&lt;/record&gt;&lt;/Cite&gt;&lt;/EndNote&gt;</w:instrText>
      </w:r>
      <w:r w:rsidR="00A0559C">
        <w:rPr>
          <w:rFonts w:ascii="Times New Roman" w:hAnsi="Times New Roman" w:cs="Times New Roman"/>
          <w:sz w:val="24"/>
          <w:szCs w:val="24"/>
          <w:lang w:val="en-US"/>
        </w:rPr>
        <w:fldChar w:fldCharType="separate"/>
      </w:r>
      <w:r w:rsidR="00A0559C">
        <w:rPr>
          <w:rFonts w:ascii="Times New Roman" w:hAnsi="Times New Roman" w:cs="Times New Roman"/>
          <w:noProof/>
          <w:sz w:val="24"/>
          <w:szCs w:val="24"/>
          <w:lang w:val="en-US"/>
        </w:rPr>
        <w:t>(3)</w:t>
      </w:r>
      <w:r w:rsidR="00A0559C">
        <w:rPr>
          <w:rFonts w:ascii="Times New Roman" w:hAnsi="Times New Roman" w:cs="Times New Roman"/>
          <w:sz w:val="24"/>
          <w:szCs w:val="24"/>
          <w:lang w:val="en-US"/>
        </w:rPr>
        <w:fldChar w:fldCharType="end"/>
      </w:r>
      <w:r w:rsidR="00C0319E">
        <w:rPr>
          <w:rFonts w:ascii="Times New Roman" w:hAnsi="Times New Roman" w:cs="Times New Roman"/>
          <w:sz w:val="24"/>
          <w:szCs w:val="24"/>
          <w:lang w:val="en-US"/>
        </w:rPr>
        <w:t>, a</w:t>
      </w:r>
      <w:r w:rsidRPr="001506F1">
        <w:rPr>
          <w:rFonts w:ascii="Times New Roman" w:hAnsi="Times New Roman" w:cs="Times New Roman"/>
          <w:sz w:val="24"/>
          <w:szCs w:val="24"/>
          <w:lang w:val="en-US"/>
        </w:rPr>
        <w:t xml:space="preserve"> comprehensive analysis of </w:t>
      </w:r>
      <w:r w:rsidR="00F503C9">
        <w:rPr>
          <w:rFonts w:ascii="Times New Roman" w:hAnsi="Times New Roman" w:cs="Times New Roman"/>
          <w:sz w:val="24"/>
          <w:szCs w:val="24"/>
          <w:lang w:val="en-US"/>
        </w:rPr>
        <w:t xml:space="preserve">the more inclusive </w:t>
      </w:r>
      <w:r w:rsidR="00C0319E">
        <w:rPr>
          <w:rFonts w:ascii="Times New Roman" w:hAnsi="Times New Roman" w:cs="Times New Roman"/>
          <w:sz w:val="24"/>
          <w:szCs w:val="24"/>
          <w:lang w:val="en-US"/>
        </w:rPr>
        <w:t>HFPG</w:t>
      </w:r>
      <w:r w:rsidRPr="001506F1">
        <w:rPr>
          <w:rFonts w:ascii="Times New Roman" w:hAnsi="Times New Roman" w:cs="Times New Roman"/>
          <w:sz w:val="24"/>
          <w:szCs w:val="24"/>
          <w:lang w:val="en-US"/>
        </w:rPr>
        <w:t xml:space="preserve"> burden </w:t>
      </w:r>
      <w:r w:rsidR="00C0319E">
        <w:rPr>
          <w:rFonts w:ascii="Times New Roman" w:hAnsi="Times New Roman" w:cs="Times New Roman"/>
          <w:sz w:val="24"/>
          <w:szCs w:val="24"/>
          <w:lang w:val="en-US"/>
        </w:rPr>
        <w:t>in</w:t>
      </w:r>
      <w:r w:rsidRPr="001506F1">
        <w:rPr>
          <w:rFonts w:ascii="Times New Roman" w:hAnsi="Times New Roman" w:cs="Times New Roman"/>
          <w:sz w:val="24"/>
          <w:szCs w:val="24"/>
          <w:lang w:val="en-US"/>
        </w:rPr>
        <w:t xml:space="preserve"> South America is </w:t>
      </w:r>
      <w:r w:rsidR="00C0319E">
        <w:rPr>
          <w:rFonts w:ascii="Times New Roman" w:hAnsi="Times New Roman" w:cs="Times New Roman"/>
          <w:sz w:val="24"/>
          <w:szCs w:val="24"/>
          <w:lang w:val="en-US"/>
        </w:rPr>
        <w:t>lacking to date</w:t>
      </w:r>
      <w:r w:rsidRPr="001506F1">
        <w:rPr>
          <w:rFonts w:ascii="Times New Roman" w:hAnsi="Times New Roman" w:cs="Times New Roman"/>
          <w:sz w:val="24"/>
          <w:szCs w:val="24"/>
          <w:lang w:val="en-US"/>
        </w:rPr>
        <w:t>.</w:t>
      </w:r>
    </w:p>
    <w:p w14:paraId="501747E1" w14:textId="1EF72134" w:rsidR="004565EF" w:rsidRDefault="001506F1" w:rsidP="00CF630E">
      <w:pPr>
        <w:spacing w:after="0" w:line="480" w:lineRule="auto"/>
        <w:ind w:firstLine="720"/>
        <w:jc w:val="both"/>
        <w:rPr>
          <w:rFonts w:ascii="Times New Roman" w:hAnsi="Times New Roman" w:cs="Times New Roman"/>
          <w:sz w:val="24"/>
          <w:szCs w:val="24"/>
          <w:lang w:val="en-US"/>
        </w:rPr>
      </w:pPr>
      <w:r w:rsidRPr="001506F1">
        <w:rPr>
          <w:rFonts w:ascii="Times New Roman" w:hAnsi="Times New Roman" w:cs="Times New Roman"/>
          <w:sz w:val="24"/>
          <w:szCs w:val="24"/>
          <w:lang w:val="en-US"/>
        </w:rPr>
        <w:t xml:space="preserve"> Given the heterogeneity of diabetes morbidity and mortality burden across countries in America, it is essential to have more detailed data for more accurate planning of public health policies. This article describes the burden of hyperglycemia in South American countries from 1990 to 2019. Furthermore, we aim to evaluate the relationship of HFPG to the level of socioeconomic development of these countries.</w:t>
      </w:r>
    </w:p>
    <w:p w14:paraId="502A78A9" w14:textId="77777777" w:rsidR="009E5D9C" w:rsidRPr="001506F1" w:rsidRDefault="009E5D9C" w:rsidP="00CF630E">
      <w:pPr>
        <w:spacing w:after="0" w:line="480" w:lineRule="auto"/>
        <w:ind w:firstLine="720"/>
        <w:jc w:val="both"/>
        <w:rPr>
          <w:rFonts w:ascii="Times New Roman" w:hAnsi="Times New Roman" w:cs="Times New Roman"/>
          <w:sz w:val="24"/>
          <w:szCs w:val="24"/>
          <w:lang w:val="en-US"/>
        </w:rPr>
      </w:pPr>
    </w:p>
    <w:p w14:paraId="282D6306" w14:textId="450DC403" w:rsidR="008F0343" w:rsidRPr="001506F1" w:rsidRDefault="001506F1" w:rsidP="00CF630E">
      <w:pPr>
        <w:spacing w:after="0" w:line="480" w:lineRule="auto"/>
        <w:jc w:val="both"/>
        <w:rPr>
          <w:rFonts w:ascii="Times New Roman" w:hAnsi="Times New Roman" w:cs="Times New Roman"/>
          <w:b/>
          <w:bCs/>
          <w:sz w:val="24"/>
          <w:szCs w:val="24"/>
          <w:lang w:val="en-US"/>
        </w:rPr>
      </w:pPr>
      <w:r w:rsidRPr="001506F1">
        <w:rPr>
          <w:rFonts w:ascii="Times New Roman" w:hAnsi="Times New Roman" w:cs="Times New Roman"/>
          <w:b/>
          <w:bCs/>
          <w:sz w:val="24"/>
          <w:szCs w:val="24"/>
          <w:lang w:val="en-US"/>
        </w:rPr>
        <w:t>Methods</w:t>
      </w:r>
    </w:p>
    <w:p w14:paraId="1D2262BC" w14:textId="473015AF" w:rsidR="001506F1" w:rsidRPr="001506F1" w:rsidRDefault="001506F1" w:rsidP="00CF630E">
      <w:pPr>
        <w:pStyle w:val="NormalWeb"/>
        <w:spacing w:before="0" w:beforeAutospacing="0" w:after="0" w:afterAutospacing="0" w:line="480" w:lineRule="auto"/>
        <w:ind w:firstLine="708"/>
        <w:jc w:val="both"/>
        <w:rPr>
          <w:color w:val="000000"/>
        </w:rPr>
      </w:pPr>
      <w:r w:rsidRPr="001506F1">
        <w:rPr>
          <w:color w:val="000000"/>
        </w:rPr>
        <w:t xml:space="preserve">We analyzed the burden of HFPG in twelve South American countries (Argentina, Bolivia, Brazil, Chile, Colombia, Ecuador, Guyana, Paraguay, Peru, Suriname, Uruguay, and Venezuela) from 1990 to 2019 using estimates from GBD 2019. The territory of French Guyana was not included since it is part of France. </w:t>
      </w:r>
    </w:p>
    <w:p w14:paraId="4B3287A2" w14:textId="18849CDC" w:rsidR="001506F1" w:rsidRPr="002A77E1" w:rsidRDefault="003F04CB" w:rsidP="00CF630E">
      <w:pPr>
        <w:pStyle w:val="NormalWeb"/>
        <w:spacing w:before="0" w:beforeAutospacing="0" w:after="0" w:afterAutospacing="0" w:line="480" w:lineRule="auto"/>
        <w:ind w:firstLine="708"/>
        <w:jc w:val="both"/>
        <w:rPr>
          <w:color w:val="000000"/>
          <w:lang w:val="pt-BR"/>
        </w:rPr>
      </w:pPr>
      <w:r>
        <w:rPr>
          <w:color w:val="000000"/>
        </w:rPr>
        <w:t xml:space="preserve">The </w:t>
      </w:r>
      <w:r w:rsidR="001506F1" w:rsidRPr="001506F1">
        <w:rPr>
          <w:color w:val="000000"/>
        </w:rPr>
        <w:t xml:space="preserve">GBD 2019 organizes risk factors into four hierarchical categories. At the highest level (level 1), risk factors are split into behavioral, environmental, occupational, and metabolic groups. </w:t>
      </w:r>
      <w:r w:rsidR="00F503C9">
        <w:rPr>
          <w:color w:val="000000"/>
        </w:rPr>
        <w:t xml:space="preserve">Within this context, </w:t>
      </w:r>
      <w:r w:rsidR="001506F1" w:rsidRPr="001506F1">
        <w:rPr>
          <w:color w:val="000000"/>
        </w:rPr>
        <w:t xml:space="preserve">HFPG is a level 2 metabolic risk factor </w:t>
      </w:r>
      <w:r w:rsidR="00A0559C">
        <w:rPr>
          <w:color w:val="000000"/>
        </w:rPr>
        <w:fldChar w:fldCharType="begin"/>
      </w:r>
      <w:r w:rsidR="00A0559C">
        <w:rPr>
          <w:color w:val="000000"/>
        </w:rPr>
        <w:instrText xml:space="preserve"> ADDIN EN.CITE &lt;EndNote&gt;&lt;Cite&gt;&lt;Author&gt;Murray&lt;/Author&gt;&lt;Year&gt;2020&lt;/Year&gt;&lt;RecNum&gt;97&lt;/RecNum&gt;&lt;DisplayText&gt;(4)&lt;/DisplayText&gt;&lt;record&gt;&lt;rec-number&gt;97&lt;/rec-number&gt;&lt;foreign-keys&gt;&lt;key app="EN" db-id="9pvs02pz8xf2fges553pfwwxs2v05srxveza" timestamp="1707916894"&gt;97&lt;/key&gt;&lt;/foreign-keys&gt;&lt;ref-type name="Journal Article"&gt;17&lt;/ref-type&gt;&lt;contributors&gt;&lt;authors&gt;&lt;author&gt;Murray, Christopher JL&lt;/author&gt;&lt;author&gt;Aravkin, Aleksandr Y&lt;/author&gt;&lt;author&gt;Zheng, Peng&lt;/author&gt;&lt;author&gt;Abbafati, Cristiana&lt;/author&gt;&lt;author&gt;Abbas, Kaja M&lt;/author&gt;&lt;author&gt;Abbasi-Kangevari, Mohsen&lt;/author&gt;&lt;author&gt;Abd-Allah, Foad&lt;/author&gt;&lt;author&gt;Abdelalim, Ahmed&lt;/author&gt;&lt;author&gt;Abdollahi, Mohammad&lt;/author&gt;&lt;author&gt;Abdollahpour, Ibrahim&lt;/author&gt;&lt;/authors&gt;&lt;/contributors&gt;&lt;titles&gt;&lt;title&gt;Global burden of 87 risk factors in 204 countries and territories, 1990–2019: a systematic analysis for the Global Burden of Disease Study 2019&lt;/title&gt;&lt;secondary-title&gt;The lancet&lt;/secondary-title&gt;&lt;/titles&gt;&lt;periodical&gt;&lt;full-title&gt;The lancet&lt;/full-title&gt;&lt;/periodical&gt;&lt;pages&gt;1223-1249&lt;/pages&gt;&lt;volume&gt;396&lt;/volume&gt;&lt;number&gt;10258&lt;/number&gt;&lt;dates&gt;&lt;year&gt;2020&lt;/year&gt;&lt;/dates&gt;&lt;isbn&gt;0140-6736&lt;/isbn&gt;&lt;urls&gt;&lt;/urls&gt;&lt;/record&gt;&lt;/Cite&gt;&lt;/EndNote&gt;</w:instrText>
      </w:r>
      <w:r w:rsidR="00A0559C">
        <w:rPr>
          <w:color w:val="000000"/>
        </w:rPr>
        <w:fldChar w:fldCharType="separate"/>
      </w:r>
      <w:r w:rsidR="00A0559C">
        <w:rPr>
          <w:noProof/>
          <w:color w:val="000000"/>
        </w:rPr>
        <w:t>(4)</w:t>
      </w:r>
      <w:r w:rsidR="00A0559C">
        <w:rPr>
          <w:color w:val="000000"/>
        </w:rPr>
        <w:fldChar w:fldCharType="end"/>
      </w:r>
      <w:r w:rsidR="00A0559C">
        <w:rPr>
          <w:color w:val="000000"/>
        </w:rPr>
        <w:t>.</w:t>
      </w:r>
    </w:p>
    <w:p w14:paraId="45A44221" w14:textId="5BEF15AD" w:rsidR="001506F1" w:rsidRPr="00C266A5" w:rsidRDefault="001506F1" w:rsidP="00502095">
      <w:pPr>
        <w:pStyle w:val="NormalWeb"/>
        <w:spacing w:after="0" w:line="480" w:lineRule="auto"/>
        <w:ind w:firstLine="708"/>
        <w:jc w:val="both"/>
        <w:rPr>
          <w:color w:val="000000"/>
        </w:rPr>
      </w:pPr>
      <w:r w:rsidRPr="00C266A5">
        <w:rPr>
          <w:color w:val="000000"/>
        </w:rPr>
        <w:t xml:space="preserve">The </w:t>
      </w:r>
      <w:r w:rsidR="009D6970">
        <w:rPr>
          <w:color w:val="000000"/>
        </w:rPr>
        <w:t>GBD</w:t>
      </w:r>
      <w:r w:rsidR="00C16701">
        <w:rPr>
          <w:color w:val="000000"/>
        </w:rPr>
        <w:t xml:space="preserve"> </w:t>
      </w:r>
      <w:r w:rsidR="002A77E1">
        <w:rPr>
          <w:color w:val="000000"/>
        </w:rPr>
        <w:t>aggregates</w:t>
      </w:r>
      <w:r w:rsidR="00C16701">
        <w:rPr>
          <w:color w:val="000000"/>
        </w:rPr>
        <w:t xml:space="preserve"> available data on measured glucose, producing summarized</w:t>
      </w:r>
      <w:r w:rsidR="009D6970">
        <w:rPr>
          <w:color w:val="000000"/>
        </w:rPr>
        <w:t xml:space="preserve"> estimates</w:t>
      </w:r>
      <w:r w:rsidRPr="00C266A5">
        <w:rPr>
          <w:color w:val="000000"/>
        </w:rPr>
        <w:t xml:space="preserve"> </w:t>
      </w:r>
      <w:r w:rsidR="00844240">
        <w:rPr>
          <w:color w:val="000000"/>
        </w:rPr>
        <w:t xml:space="preserve">of </w:t>
      </w:r>
      <w:r w:rsidRPr="00C266A5">
        <w:rPr>
          <w:color w:val="000000"/>
        </w:rPr>
        <w:t xml:space="preserve">the </w:t>
      </w:r>
      <w:r w:rsidR="009D6970">
        <w:rPr>
          <w:color w:val="000000"/>
        </w:rPr>
        <w:t xml:space="preserve">distribution of </w:t>
      </w:r>
      <w:r w:rsidRPr="00C266A5">
        <w:rPr>
          <w:color w:val="000000"/>
        </w:rPr>
        <w:t xml:space="preserve">fasting plasma glucose </w:t>
      </w:r>
      <w:r w:rsidR="00502095">
        <w:rPr>
          <w:color w:val="000000"/>
        </w:rPr>
        <w:t xml:space="preserve">as the mean </w:t>
      </w:r>
      <w:r w:rsidR="00502095" w:rsidRPr="00502095">
        <w:rPr>
          <w:color w:val="000000"/>
        </w:rPr>
        <w:t>HFPG</w:t>
      </w:r>
      <w:r w:rsidR="00502095">
        <w:rPr>
          <w:color w:val="000000"/>
        </w:rPr>
        <w:t xml:space="preserve"> in a</w:t>
      </w:r>
      <w:r w:rsidR="00502095" w:rsidRPr="00C266A5">
        <w:rPr>
          <w:color w:val="000000"/>
        </w:rPr>
        <w:t xml:space="preserve"> </w:t>
      </w:r>
      <w:r w:rsidRPr="00C266A5">
        <w:rPr>
          <w:color w:val="000000"/>
        </w:rPr>
        <w:t>population a</w:t>
      </w:r>
      <w:r w:rsidR="009D6970">
        <w:rPr>
          <w:color w:val="000000"/>
        </w:rPr>
        <w:t>s a</w:t>
      </w:r>
      <w:r w:rsidRPr="00C266A5">
        <w:rPr>
          <w:color w:val="000000"/>
        </w:rPr>
        <w:t xml:space="preserve"> </w:t>
      </w:r>
      <w:r w:rsidRPr="00C266A5">
        <w:rPr>
          <w:color w:val="000000"/>
        </w:rPr>
        <w:lastRenderedPageBreak/>
        <w:t xml:space="preserve">continuous exposure in units of mmol/L. </w:t>
      </w:r>
      <w:r w:rsidR="00502095" w:rsidRPr="00844240">
        <w:rPr>
          <w:color w:val="000000"/>
          <w:rPrChange w:id="14" w:author="PPGEPI" w:date="2024-04-18T08:28:00Z">
            <w:rPr>
              <w:color w:val="000000"/>
              <w:highlight w:val="yellow"/>
            </w:rPr>
          </w:rPrChange>
        </w:rPr>
        <w:t>Since HFPG is along a continuum, it is defined high FPG as any level above the theoretical minimum risk exposure level (TMREL), which is 4.8-5.4 mmol/L</w:t>
      </w:r>
      <w:r w:rsidRPr="00844240">
        <w:rPr>
          <w:color w:val="000000"/>
          <w:rPrChange w:id="15" w:author="PPGEPI" w:date="2024-04-18T08:28:00Z">
            <w:rPr>
              <w:color w:val="000000"/>
              <w:highlight w:val="yellow"/>
            </w:rPr>
          </w:rPrChange>
        </w:rPr>
        <w:t>, depending on the outcome being considered</w:t>
      </w:r>
      <w:r w:rsidR="00502095">
        <w:rPr>
          <w:color w:val="000000"/>
        </w:rPr>
        <w:t xml:space="preserve"> </w:t>
      </w:r>
      <w:r w:rsidR="00502095">
        <w:rPr>
          <w:color w:val="000000"/>
        </w:rPr>
        <w:fldChar w:fldCharType="begin"/>
      </w:r>
      <w:r w:rsidR="00502095">
        <w:rPr>
          <w:color w:val="000000"/>
        </w:rPr>
        <w:instrText xml:space="preserve"> ADDIN EN.CITE &lt;EndNote&gt;&lt;Cite&gt;&lt;Author&gt;Murray&lt;/Author&gt;&lt;Year&gt;2020&lt;/Year&gt;&lt;RecNum&gt;97&lt;/RecNum&gt;&lt;DisplayText&gt;(4)&lt;/DisplayText&gt;&lt;record&gt;&lt;rec-number&gt;97&lt;/rec-number&gt;&lt;foreign-keys&gt;&lt;key app="EN" db-id="9pvs02pz8xf2fges553pfwwxs2v05srxveza" timestamp="1707916894"&gt;97&lt;/key&gt;&lt;/foreign-keys&gt;&lt;ref-type name="Journal Article"&gt;17&lt;/ref-type&gt;&lt;contributors&gt;&lt;authors&gt;&lt;author&gt;Murray, Christopher JL&lt;/author&gt;&lt;author&gt;Aravkin, Aleksandr Y&lt;/author&gt;&lt;author&gt;Zheng, Peng&lt;/author&gt;&lt;author&gt;Abbafati, Cristiana&lt;/author&gt;&lt;author&gt;Abbas, Kaja M&lt;/author&gt;&lt;author&gt;Abbasi-Kangevari, Mohsen&lt;/author&gt;&lt;author&gt;Abd-Allah, Foad&lt;/author&gt;&lt;author&gt;Abdelalim, Ahmed&lt;/author&gt;&lt;author&gt;Abdollahi, Mohammad&lt;/author&gt;&lt;author&gt;Abdollahpour, Ibrahim&lt;/author&gt;&lt;/authors&gt;&lt;/contributors&gt;&lt;titles&gt;&lt;title&gt;Global burden of 87 risk factors in 204 countries and territories, 1990–2019: a systematic analysis for the Global Burden of Disease Study 2019&lt;/title&gt;&lt;secondary-title&gt;The lancet&lt;/secondary-title&gt;&lt;/titles&gt;&lt;periodical&gt;&lt;full-title&gt;The lancet&lt;/full-title&gt;&lt;/periodical&gt;&lt;pages&gt;1223-1249&lt;/pages&gt;&lt;volume&gt;396&lt;/volume&gt;&lt;number&gt;10258&lt;/number&gt;&lt;dates&gt;&lt;year&gt;2020&lt;/year&gt;&lt;/dates&gt;&lt;isbn&gt;0140-6736&lt;/isbn&gt;&lt;urls&gt;&lt;/urls&gt;&lt;/record&gt;&lt;/Cite&gt;&lt;/EndNote&gt;</w:instrText>
      </w:r>
      <w:r w:rsidR="00502095">
        <w:rPr>
          <w:color w:val="000000"/>
        </w:rPr>
        <w:fldChar w:fldCharType="separate"/>
      </w:r>
      <w:r w:rsidR="00502095">
        <w:rPr>
          <w:noProof/>
          <w:color w:val="000000"/>
        </w:rPr>
        <w:t>(4)</w:t>
      </w:r>
      <w:r w:rsidR="00502095">
        <w:rPr>
          <w:color w:val="000000"/>
        </w:rPr>
        <w:fldChar w:fldCharType="end"/>
      </w:r>
      <w:r w:rsidRPr="00C266A5">
        <w:rPr>
          <w:color w:val="000000"/>
        </w:rPr>
        <w:t>.</w:t>
      </w:r>
      <w:r w:rsidR="002F12F1">
        <w:rPr>
          <w:color w:val="000000"/>
        </w:rPr>
        <w:t xml:space="preserve"> </w:t>
      </w:r>
    </w:p>
    <w:p w14:paraId="1A8E090C" w14:textId="1574400E" w:rsidR="007967C9" w:rsidRPr="00F8565A" w:rsidRDefault="001506F1" w:rsidP="0084218B">
      <w:pPr>
        <w:pStyle w:val="Default"/>
        <w:spacing w:line="480" w:lineRule="auto"/>
        <w:ind w:firstLine="708"/>
        <w:rPr>
          <w:rFonts w:ascii="Times New Roman" w:hAnsi="Times New Roman" w:cs="Times New Roman"/>
          <w:lang w:val="en-US"/>
        </w:rPr>
      </w:pPr>
      <w:r w:rsidRPr="00F8565A">
        <w:rPr>
          <w:rFonts w:ascii="Times New Roman" w:hAnsi="Times New Roman" w:cs="Times New Roman"/>
          <w:lang w:val="en-US"/>
        </w:rPr>
        <w:t>The burden o</w:t>
      </w:r>
      <w:r w:rsidRPr="007967C9">
        <w:rPr>
          <w:rFonts w:ascii="Times New Roman" w:eastAsia="Times New Roman" w:hAnsi="Times New Roman" w:cs="Times New Roman"/>
          <w:lang w:val="en-US"/>
        </w:rPr>
        <w:t xml:space="preserve">f </w:t>
      </w:r>
      <w:r w:rsidRPr="00F8565A">
        <w:rPr>
          <w:rFonts w:ascii="Times New Roman" w:hAnsi="Times New Roman" w:cs="Times New Roman"/>
          <w:lang w:val="en-US"/>
        </w:rPr>
        <w:t>HFPG is calculated by joining the estimated excess risk of undesirable outcomes at</w:t>
      </w:r>
      <w:r w:rsidRPr="007967C9">
        <w:rPr>
          <w:rFonts w:ascii="Times New Roman" w:eastAsia="Times New Roman" w:hAnsi="Times New Roman" w:cs="Times New Roman"/>
          <w:lang w:val="en-US"/>
        </w:rPr>
        <w:t xml:space="preserve"> </w:t>
      </w:r>
      <w:r w:rsidRPr="00F8565A">
        <w:rPr>
          <w:rFonts w:ascii="Times New Roman" w:hAnsi="Times New Roman" w:cs="Times New Roman"/>
          <w:lang w:val="en-US"/>
        </w:rPr>
        <w:t>different levels of hyperglycemia with estimates of the frequency of these levels across the distribution of hyperglycemia.</w:t>
      </w:r>
      <w:r w:rsidR="0039764F" w:rsidRPr="00F8565A">
        <w:rPr>
          <w:rFonts w:ascii="Times New Roman" w:hAnsi="Times New Roman" w:cs="Times New Roman"/>
          <w:lang w:val="en-US"/>
        </w:rPr>
        <w:t xml:space="preserve"> </w:t>
      </w:r>
      <w:r w:rsidR="00844240">
        <w:rPr>
          <w:rFonts w:ascii="Times New Roman" w:hAnsi="Times New Roman" w:cs="Times New Roman"/>
          <w:lang w:val="en-US"/>
        </w:rPr>
        <w:t xml:space="preserve">The estimated excess risk for its related outcomes across the spectrum of hyperglycemia is modeled based on data from 58 </w:t>
      </w:r>
      <w:r w:rsidR="00844240" w:rsidRPr="00844240">
        <w:rPr>
          <w:rFonts w:ascii="Times New Roman" w:hAnsi="Times New Roman" w:cs="Times New Roman"/>
          <w:lang w:val="en-US"/>
        </w:rPr>
        <w:t>American</w:t>
      </w:r>
      <w:r w:rsidR="0084218B" w:rsidRPr="00844240">
        <w:rPr>
          <w:rFonts w:ascii="Times New Roman" w:hAnsi="Times New Roman" w:cs="Times New Roman"/>
          <w:lang w:val="en-US"/>
        </w:rPr>
        <w:t xml:space="preserve"> literature sources </w:t>
      </w:r>
      <w:r w:rsidR="0084218B" w:rsidRPr="00844240">
        <w:rPr>
          <w:rFonts w:ascii="Times New Roman" w:hAnsi="Times New Roman" w:cs="Times New Roman"/>
          <w:lang w:val="en-US"/>
        </w:rPr>
        <w:fldChar w:fldCharType="begin"/>
      </w:r>
      <w:r w:rsidR="0084218B" w:rsidRPr="00844240">
        <w:rPr>
          <w:rFonts w:ascii="Times New Roman" w:hAnsi="Times New Roman" w:cs="Times New Roman"/>
          <w:lang w:val="en-US"/>
        </w:rPr>
        <w:instrText xml:space="preserve"> ADDIN EN.CITE &lt;EndNote&gt;&lt;Cite&gt;&lt;Author&gt;Cousin&lt;/Author&gt;&lt;Year&gt;2022&lt;/Year&gt;&lt;RecNum&gt;96&lt;/RecNum&gt;&lt;DisplayText&gt;(3)&lt;/DisplayText&gt;&lt;record&gt;&lt;rec-number&gt;96&lt;/rec-number&gt;&lt;foreign-keys&gt;&lt;key app="EN" db-id="9pvs02pz8xf2fges553pfwwxs2v05srxveza" timestamp="1707916866"&gt;96&lt;/key&gt;&lt;/foreign-keys&gt;&lt;ref-type name="Journal Article"&gt;17&lt;/ref-type&gt;&lt;contributors&gt;&lt;authors&gt;&lt;author&gt;Cousin, Ewerton&lt;/author&gt;&lt;author&gt;Schmidt, Maria Inês&lt;/author&gt;&lt;author&gt;Ong, Kanyin Liane&lt;/author&gt;&lt;author&gt;Lozano, Rafael&lt;/author&gt;&lt;author&gt;Afshin, Ashkan&lt;/author&gt;&lt;author&gt;Abushouk, Abdelrahman I&lt;/author&gt;&lt;author&gt;Agarwal, Gina&lt;/author&gt;&lt;author&gt;Agudelo-Botero, Marcela&lt;/author&gt;&lt;author&gt;Al-Aly, Ziyad&lt;/author&gt;&lt;author&gt;Alcalde-Rabanal, Jacqueline Elizabeth&lt;/author&gt;&lt;/authors&gt;&lt;/contributors&gt;&lt;titles&gt;&lt;title&gt;Burden of diabetes and hyperglycaemia in adults in the Americas, 1990–2019: a systematic analysis for the Global Burden of Disease Study 2019&lt;/title&gt;&lt;secondary-title&gt;The lancet Diabetes &amp;amp; endocrinology&lt;/secondary-title&gt;&lt;/titles&gt;&lt;periodical&gt;&lt;full-title&gt;The lancet Diabetes &amp;amp; endocrinology&lt;/full-title&gt;&lt;/periodical&gt;&lt;pages&gt;655-667&lt;/pages&gt;&lt;volume&gt;10&lt;/volume&gt;&lt;number&gt;9&lt;/number&gt;&lt;dates&gt;&lt;year&gt;2022&lt;/year&gt;&lt;/dates&gt;&lt;isbn&gt;2213-8587&lt;/isbn&gt;&lt;urls&gt;&lt;/urls&gt;&lt;/record&gt;&lt;/Cite&gt;&lt;/EndNote&gt;</w:instrText>
      </w:r>
      <w:r w:rsidR="0084218B" w:rsidRPr="00844240">
        <w:rPr>
          <w:rFonts w:ascii="Times New Roman" w:hAnsi="Times New Roman" w:cs="Times New Roman"/>
          <w:lang w:val="en-US"/>
        </w:rPr>
        <w:fldChar w:fldCharType="separate"/>
      </w:r>
      <w:r w:rsidR="0084218B" w:rsidRPr="00844240">
        <w:rPr>
          <w:rFonts w:ascii="Times New Roman" w:hAnsi="Times New Roman" w:cs="Times New Roman"/>
          <w:noProof/>
          <w:lang w:val="en-US"/>
        </w:rPr>
        <w:t>(3)</w:t>
      </w:r>
      <w:r w:rsidR="0084218B" w:rsidRPr="00844240">
        <w:rPr>
          <w:rFonts w:ascii="Times New Roman" w:hAnsi="Times New Roman" w:cs="Times New Roman"/>
          <w:lang w:val="en-US"/>
        </w:rPr>
        <w:fldChar w:fldCharType="end"/>
      </w:r>
      <w:r w:rsidRPr="00844240">
        <w:rPr>
          <w:rFonts w:ascii="Times New Roman" w:hAnsi="Times New Roman" w:cs="Times New Roman"/>
          <w:lang w:val="en-US"/>
        </w:rPr>
        <w:t>.</w:t>
      </w:r>
      <w:r w:rsidRPr="00F8565A">
        <w:rPr>
          <w:rFonts w:ascii="Times New Roman" w:hAnsi="Times New Roman" w:cs="Times New Roman"/>
          <w:lang w:val="en-US"/>
        </w:rPr>
        <w:t xml:space="preserve"> </w:t>
      </w:r>
    </w:p>
    <w:p w14:paraId="458B46C8" w14:textId="38C7DECC" w:rsidR="001506F1" w:rsidRPr="001506F1" w:rsidRDefault="004778FC" w:rsidP="00CF630E">
      <w:pPr>
        <w:pStyle w:val="NormalWeb"/>
        <w:spacing w:before="0" w:beforeAutospacing="0" w:after="0" w:afterAutospacing="0" w:line="480" w:lineRule="auto"/>
        <w:ind w:firstLine="708"/>
        <w:jc w:val="both"/>
        <w:rPr>
          <w:color w:val="000000"/>
        </w:rPr>
      </w:pPr>
      <w:r>
        <w:rPr>
          <w:color w:val="000000"/>
        </w:rPr>
        <w:t>We</w:t>
      </w:r>
      <w:r w:rsidR="001506F1" w:rsidRPr="001506F1">
        <w:rPr>
          <w:color w:val="000000"/>
        </w:rPr>
        <w:t xml:space="preserve"> described the</w:t>
      </w:r>
      <w:r w:rsidR="000435EE">
        <w:rPr>
          <w:color w:val="000000"/>
        </w:rPr>
        <w:t xml:space="preserve"> total</w:t>
      </w:r>
      <w:r w:rsidR="001506F1" w:rsidRPr="001506F1">
        <w:rPr>
          <w:color w:val="000000"/>
        </w:rPr>
        <w:t xml:space="preserve"> burden of HFPG, as well as</w:t>
      </w:r>
      <w:r w:rsidR="009D6970">
        <w:rPr>
          <w:color w:val="000000"/>
        </w:rPr>
        <w:t xml:space="preserve"> </w:t>
      </w:r>
      <w:r w:rsidR="00844240">
        <w:rPr>
          <w:color w:val="000000"/>
        </w:rPr>
        <w:t xml:space="preserve">ranked </w:t>
      </w:r>
      <w:r w:rsidR="000435EE">
        <w:rPr>
          <w:color w:val="000000"/>
        </w:rPr>
        <w:t xml:space="preserve">the specific burden </w:t>
      </w:r>
      <w:r w:rsidR="009D6970">
        <w:rPr>
          <w:color w:val="000000"/>
        </w:rPr>
        <w:t xml:space="preserve">for </w:t>
      </w:r>
      <w:r w:rsidR="001506F1" w:rsidRPr="001506F1">
        <w:rPr>
          <w:color w:val="000000"/>
        </w:rPr>
        <w:t xml:space="preserve">the fifteen </w:t>
      </w:r>
      <w:r w:rsidR="009D6970">
        <w:rPr>
          <w:color w:val="000000"/>
        </w:rPr>
        <w:t xml:space="preserve">GBD </w:t>
      </w:r>
      <w:r w:rsidR="009D6970" w:rsidRPr="001506F1">
        <w:rPr>
          <w:color w:val="000000"/>
        </w:rPr>
        <w:t>level 3</w:t>
      </w:r>
      <w:r w:rsidR="009D6970">
        <w:rPr>
          <w:color w:val="000000"/>
        </w:rPr>
        <w:t xml:space="preserve"> causes </w:t>
      </w:r>
      <w:r w:rsidR="000435EE">
        <w:rPr>
          <w:color w:val="000000"/>
        </w:rPr>
        <w:t>with</w:t>
      </w:r>
      <w:r w:rsidR="009D6970">
        <w:rPr>
          <w:color w:val="000000"/>
        </w:rPr>
        <w:t xml:space="preserve"> burden</w:t>
      </w:r>
      <w:r w:rsidR="001506F1" w:rsidRPr="001506F1">
        <w:rPr>
          <w:color w:val="000000"/>
        </w:rPr>
        <w:t xml:space="preserve"> attributable to HFPG in the 2019 GDB Study: diabetes, ischemic heart disease, stroke, chronic kidney disease, </w:t>
      </w:r>
      <w:r w:rsidR="00844240">
        <w:rPr>
          <w:color w:val="000000"/>
        </w:rPr>
        <w:t>Alzheimers disease</w:t>
      </w:r>
      <w:r w:rsidR="001506F1" w:rsidRPr="001506F1">
        <w:rPr>
          <w:color w:val="000000"/>
        </w:rPr>
        <w:t>, tracheal, bronchus and lung cancer, colorectal cancer, breast cancer, pancreatic cancer, tuberculosis, blindness and vision loss, peripheral artery disease bladder cancer, ovarian cancer,</w:t>
      </w:r>
      <w:r w:rsidR="009D6970">
        <w:rPr>
          <w:color w:val="000000"/>
        </w:rPr>
        <w:t xml:space="preserve"> and</w:t>
      </w:r>
      <w:r w:rsidR="001506F1" w:rsidRPr="001506F1">
        <w:rPr>
          <w:color w:val="000000"/>
        </w:rPr>
        <w:t xml:space="preserve"> liver cancer </w:t>
      </w:r>
      <w:r w:rsidR="00844D3B">
        <w:rPr>
          <w:color w:val="000000"/>
        </w:rPr>
        <w:fldChar w:fldCharType="begin"/>
      </w:r>
      <w:r w:rsidR="00844D3B">
        <w:rPr>
          <w:color w:val="000000"/>
        </w:rPr>
        <w:instrText xml:space="preserve"> ADDIN EN.CITE &lt;EndNote&gt;&lt;Cite&gt;&lt;Author&gt;Liang&lt;/Author&gt;&lt;Year&gt;2022&lt;/Year&gt;&lt;RecNum&gt;95&lt;/RecNum&gt;&lt;DisplayText&gt;(2)&lt;/DisplayText&gt;&lt;record&gt;&lt;rec-number&gt;95&lt;/rec-number&gt;&lt;foreign-keys&gt;&lt;key app="EN" db-id="9pvs02pz8xf2fges553pfwwxs2v05srxveza" timestamp="1707916835"&gt;95&lt;/key&gt;&lt;/foreign-keys&gt;&lt;ref-type name="Journal Article"&gt;17&lt;/ref-type&gt;&lt;contributors&gt;&lt;authors&gt;&lt;author&gt;Liang, Ruyi&lt;/author&gt;&lt;author&gt;Feng, Xiaobing&lt;/author&gt;&lt;author&gt;Shi, Da&lt;/author&gt;&lt;author&gt;Yang, Meng&lt;/author&gt;&lt;author&gt;Yu, Linling&lt;/author&gt;&lt;author&gt;Liu, Wei&lt;/author&gt;&lt;author&gt;Zhou, Min&lt;/author&gt;&lt;author&gt;Wang, Xing&lt;/author&gt;&lt;author&gt;Qiu, Weihong&lt;/author&gt;&lt;author&gt;Fan, Lieyang&lt;/author&gt;&lt;/authors&gt;&lt;/contributors&gt;&lt;titles&gt;&lt;title&gt;The global burden of disease attributable to high fasting plasma glucose in 204 countries and territories, 1990–2019: An updated analysis for the Global Burden of Disease Study 2019&lt;/title&gt;&lt;secondary-title&gt;Diabetes/Metabolism Research and Reviews&lt;/secondary-title&gt;&lt;/titles&gt;&lt;periodical&gt;&lt;full-title&gt;Diabetes/Metabolism Research and Reviews&lt;/full-title&gt;&lt;/periodical&gt;&lt;pages&gt;e3572&lt;/pages&gt;&lt;volume&gt;38&lt;/volume&gt;&lt;number&gt;8&lt;/number&gt;&lt;dates&gt;&lt;year&gt;2022&lt;/year&gt;&lt;/dates&gt;&lt;isbn&gt;1520-7552&lt;/isbn&gt;&lt;urls&gt;&lt;/urls&gt;&lt;/record&gt;&lt;/Cite&gt;&lt;/EndNote&gt;</w:instrText>
      </w:r>
      <w:r w:rsidR="00844D3B">
        <w:rPr>
          <w:color w:val="000000"/>
        </w:rPr>
        <w:fldChar w:fldCharType="separate"/>
      </w:r>
      <w:r w:rsidR="00844D3B">
        <w:rPr>
          <w:noProof/>
          <w:color w:val="000000"/>
        </w:rPr>
        <w:t>(2)</w:t>
      </w:r>
      <w:r w:rsidR="00844D3B">
        <w:rPr>
          <w:color w:val="000000"/>
        </w:rPr>
        <w:fldChar w:fldCharType="end"/>
      </w:r>
    </w:p>
    <w:p w14:paraId="0B274991" w14:textId="66BB0DFA" w:rsidR="001506F1" w:rsidRPr="001506F1" w:rsidRDefault="001506F1" w:rsidP="00CF630E">
      <w:pPr>
        <w:pStyle w:val="NormalWeb"/>
        <w:spacing w:before="0" w:beforeAutospacing="0" w:after="0" w:afterAutospacing="0" w:line="480" w:lineRule="auto"/>
        <w:ind w:firstLine="708"/>
        <w:jc w:val="both"/>
        <w:rPr>
          <w:color w:val="000000"/>
        </w:rPr>
      </w:pPr>
      <w:r w:rsidRPr="001506F1">
        <w:rPr>
          <w:color w:val="000000"/>
        </w:rPr>
        <w:t xml:space="preserve">The HFPG burden was assessed for both </w:t>
      </w:r>
      <w:r w:rsidR="00844D3B" w:rsidRPr="001506F1">
        <w:rPr>
          <w:color w:val="000000"/>
        </w:rPr>
        <w:t xml:space="preserve">fatal </w:t>
      </w:r>
      <w:r w:rsidR="00844240">
        <w:rPr>
          <w:color w:val="000000"/>
        </w:rPr>
        <w:t>and nonfatal events</w:t>
      </w:r>
      <w:r w:rsidRPr="001506F1">
        <w:rPr>
          <w:color w:val="000000"/>
        </w:rPr>
        <w:t xml:space="preserve">. Fatal events </w:t>
      </w:r>
      <w:r w:rsidR="009F4280">
        <w:rPr>
          <w:color w:val="000000"/>
        </w:rPr>
        <w:t>were</w:t>
      </w:r>
      <w:r w:rsidR="009F4280" w:rsidRPr="001506F1">
        <w:rPr>
          <w:color w:val="000000"/>
        </w:rPr>
        <w:t xml:space="preserve"> </w:t>
      </w:r>
      <w:r w:rsidRPr="001506F1">
        <w:rPr>
          <w:color w:val="000000"/>
        </w:rPr>
        <w:t xml:space="preserve">estimated as years of life lost (YLLs) due to premature death. Non-fatal events were </w:t>
      </w:r>
      <w:r w:rsidR="009E5D9C" w:rsidRPr="001506F1">
        <w:rPr>
          <w:color w:val="000000"/>
        </w:rPr>
        <w:t>estimated</w:t>
      </w:r>
      <w:r w:rsidRPr="001506F1">
        <w:rPr>
          <w:color w:val="000000"/>
        </w:rPr>
        <w:t xml:space="preserve"> as years lived with disability (YLDs)</w:t>
      </w:r>
      <w:r w:rsidR="000435EE">
        <w:rPr>
          <w:color w:val="000000"/>
        </w:rPr>
        <w:t>. D</w:t>
      </w:r>
      <w:r w:rsidRPr="001506F1">
        <w:rPr>
          <w:color w:val="000000"/>
        </w:rPr>
        <w:t>isability-adjusted life years (DALYs) lost the sum of YLLs and YLDs</w:t>
      </w:r>
      <w:r w:rsidR="000435EE">
        <w:rPr>
          <w:color w:val="000000"/>
        </w:rPr>
        <w:t>, expresses the overall burden</w:t>
      </w:r>
      <w:r w:rsidRPr="001506F1">
        <w:rPr>
          <w:color w:val="000000"/>
        </w:rPr>
        <w:t xml:space="preserve">. YLLs </w:t>
      </w:r>
      <w:r w:rsidR="0006455B">
        <w:rPr>
          <w:color w:val="000000"/>
        </w:rPr>
        <w:t>were</w:t>
      </w:r>
      <w:r w:rsidR="0006455B" w:rsidRPr="001506F1">
        <w:rPr>
          <w:color w:val="000000"/>
        </w:rPr>
        <w:t xml:space="preserve"> </w:t>
      </w:r>
      <w:r w:rsidRPr="001506F1">
        <w:rPr>
          <w:color w:val="000000"/>
        </w:rPr>
        <w:t xml:space="preserve">calculated </w:t>
      </w:r>
      <w:r w:rsidR="00844240">
        <w:rPr>
          <w:color w:val="000000"/>
        </w:rPr>
        <w:t xml:space="preserve">by </w:t>
      </w:r>
      <w:r w:rsidRPr="001506F1">
        <w:rPr>
          <w:color w:val="000000"/>
        </w:rPr>
        <w:t xml:space="preserve">subtracting the age at death </w:t>
      </w:r>
      <w:r w:rsidR="0006455B">
        <w:rPr>
          <w:color w:val="000000"/>
        </w:rPr>
        <w:t xml:space="preserve">from </w:t>
      </w:r>
      <w:r w:rsidR="000435EE">
        <w:rPr>
          <w:color w:val="000000"/>
        </w:rPr>
        <w:t xml:space="preserve">the </w:t>
      </w:r>
      <w:r w:rsidR="0006455B">
        <w:rPr>
          <w:color w:val="000000"/>
        </w:rPr>
        <w:t xml:space="preserve">highest life expectancy for the age in question found among countries with a population of at least five million. </w:t>
      </w:r>
      <w:r w:rsidRPr="001506F1">
        <w:rPr>
          <w:color w:val="000000"/>
        </w:rPr>
        <w:t xml:space="preserve">YLDs </w:t>
      </w:r>
      <w:r w:rsidR="000435EE">
        <w:rPr>
          <w:color w:val="000000"/>
        </w:rPr>
        <w:t>were</w:t>
      </w:r>
      <w:r w:rsidR="000435EE" w:rsidRPr="001506F1">
        <w:rPr>
          <w:color w:val="000000"/>
        </w:rPr>
        <w:t xml:space="preserve"> </w:t>
      </w:r>
      <w:r w:rsidRPr="001506F1">
        <w:rPr>
          <w:color w:val="000000"/>
        </w:rPr>
        <w:t xml:space="preserve">calculated as </w:t>
      </w:r>
      <w:r w:rsidR="000435EE">
        <w:rPr>
          <w:color w:val="000000"/>
        </w:rPr>
        <w:t xml:space="preserve">the product of </w:t>
      </w:r>
      <w:r w:rsidRPr="001506F1">
        <w:rPr>
          <w:color w:val="000000"/>
        </w:rPr>
        <w:t>the prevalence of the disabilities (outcomes and their sequela</w:t>
      </w:r>
      <w:r w:rsidR="00C16701">
        <w:rPr>
          <w:color w:val="000000"/>
        </w:rPr>
        <w:t>e</w:t>
      </w:r>
      <w:r w:rsidRPr="001506F1">
        <w:rPr>
          <w:color w:val="000000"/>
        </w:rPr>
        <w:t xml:space="preserve">) </w:t>
      </w:r>
      <w:r w:rsidR="000435EE">
        <w:rPr>
          <w:color w:val="000000"/>
        </w:rPr>
        <w:t>attributable to</w:t>
      </w:r>
      <w:r w:rsidRPr="001506F1">
        <w:rPr>
          <w:color w:val="000000"/>
        </w:rPr>
        <w:t xml:space="preserve"> HFPG multiplied by the disability weights for </w:t>
      </w:r>
      <w:r w:rsidR="00C16701">
        <w:rPr>
          <w:color w:val="000000"/>
        </w:rPr>
        <w:t xml:space="preserve">health states resulting from </w:t>
      </w:r>
      <w:r w:rsidR="00C16701" w:rsidRPr="001506F1">
        <w:rPr>
          <w:color w:val="000000"/>
        </w:rPr>
        <w:t>th</w:t>
      </w:r>
      <w:r w:rsidR="00C16701">
        <w:rPr>
          <w:color w:val="000000"/>
        </w:rPr>
        <w:t>e</w:t>
      </w:r>
      <w:r w:rsidR="00C16701" w:rsidRPr="001506F1">
        <w:rPr>
          <w:color w:val="000000"/>
        </w:rPr>
        <w:t xml:space="preserve">se </w:t>
      </w:r>
      <w:r w:rsidRPr="001506F1">
        <w:rPr>
          <w:color w:val="000000"/>
        </w:rPr>
        <w:t>conditions. The</w:t>
      </w:r>
      <w:r w:rsidR="0006455B">
        <w:rPr>
          <w:color w:val="000000"/>
        </w:rPr>
        <w:t>se</w:t>
      </w:r>
      <w:r w:rsidRPr="001506F1">
        <w:rPr>
          <w:color w:val="000000"/>
        </w:rPr>
        <w:t xml:space="preserve"> weight</w:t>
      </w:r>
      <w:r w:rsidR="0006455B">
        <w:rPr>
          <w:color w:val="000000"/>
        </w:rPr>
        <w:t>s</w:t>
      </w:r>
      <w:r w:rsidRPr="001506F1">
        <w:rPr>
          <w:color w:val="000000"/>
        </w:rPr>
        <w:t xml:space="preserve"> express the relative valuation of the health state</w:t>
      </w:r>
      <w:r w:rsidR="000435EE">
        <w:rPr>
          <w:color w:val="000000"/>
        </w:rPr>
        <w:t>s</w:t>
      </w:r>
      <w:r w:rsidRPr="001506F1">
        <w:rPr>
          <w:color w:val="000000"/>
        </w:rPr>
        <w:t xml:space="preserve"> on an interval scale</w:t>
      </w:r>
      <w:r w:rsidR="0006455B">
        <w:rPr>
          <w:color w:val="000000"/>
        </w:rPr>
        <w:t xml:space="preserve">, ranging </w:t>
      </w:r>
      <w:r w:rsidRPr="001506F1">
        <w:rPr>
          <w:color w:val="000000"/>
        </w:rPr>
        <w:t>between 0 (</w:t>
      </w:r>
      <w:r w:rsidR="000435EE">
        <w:rPr>
          <w:color w:val="000000"/>
        </w:rPr>
        <w:t xml:space="preserve">equivalent to </w:t>
      </w:r>
      <w:r w:rsidRPr="001506F1">
        <w:rPr>
          <w:color w:val="000000"/>
        </w:rPr>
        <w:t>full health) and 1 (equivalent to death)</w:t>
      </w:r>
      <w:r w:rsidR="004E1E3F">
        <w:rPr>
          <w:color w:val="000000"/>
        </w:rPr>
        <w:t xml:space="preserve"> </w:t>
      </w:r>
      <w:r w:rsidR="004E1E3F">
        <w:rPr>
          <w:color w:val="000000"/>
        </w:rPr>
        <w:fldChar w:fldCharType="begin"/>
      </w:r>
      <w:r w:rsidR="004E1E3F">
        <w:rPr>
          <w:color w:val="000000"/>
        </w:rPr>
        <w:instrText xml:space="preserve"> ADDIN EN.CITE &lt;EndNote&gt;&lt;Cite&gt;&lt;Author&gt;Liang&lt;/Author&gt;&lt;Year&gt;2022&lt;/Year&gt;&lt;RecNum&gt;95&lt;/RecNum&gt;&lt;DisplayText&gt;(2)&lt;/DisplayText&gt;&lt;record&gt;&lt;rec-number&gt;95&lt;/rec-number&gt;&lt;foreign-keys&gt;&lt;key app="EN" db-id="9pvs02pz8xf2fges553pfwwxs2v05srxveza" timestamp="1707916835"&gt;95&lt;/key&gt;&lt;/foreign-keys&gt;&lt;ref-type name="Journal Article"&gt;17&lt;/ref-type&gt;&lt;contributors&gt;&lt;authors&gt;&lt;author&gt;Liang, Ruyi&lt;/author&gt;&lt;author&gt;Feng, Xiaobing&lt;/author&gt;&lt;author&gt;Shi, Da&lt;/author&gt;&lt;author&gt;Yang, Meng&lt;/author&gt;&lt;author&gt;Yu, Linling&lt;/author&gt;&lt;author&gt;Liu, Wei&lt;/author&gt;&lt;author&gt;Zhou, Min&lt;/author&gt;&lt;author&gt;Wang, Xing&lt;/author&gt;&lt;author&gt;Qiu, Weihong&lt;/author&gt;&lt;author&gt;Fan, Lieyang&lt;/author&gt;&lt;/authors&gt;&lt;/contributors&gt;&lt;titles&gt;&lt;title&gt;The global burden of disease attributable to high fasting plasma glucose in 204 countries and territories, 1990–2019: An updated analysis for the Global Burden of Disease Study 2019&lt;/title&gt;&lt;secondary-title&gt;Diabetes/Metabolism Research and Reviews&lt;/secondary-title&gt;&lt;/titles&gt;&lt;periodical&gt;&lt;full-title&gt;Diabetes/Metabolism Research and Reviews&lt;/full-title&gt;&lt;/periodical&gt;&lt;pages&gt;e3572&lt;/pages&gt;&lt;volume&gt;38&lt;/volume&gt;&lt;number&gt;8&lt;/number&gt;&lt;dates&gt;&lt;year&gt;2022&lt;/year&gt;&lt;/dates&gt;&lt;isbn&gt;1520-7552&lt;/isbn&gt;&lt;urls&gt;&lt;/urls&gt;&lt;/record&gt;&lt;/Cite&gt;&lt;/EndNote&gt;</w:instrText>
      </w:r>
      <w:r w:rsidR="004E1E3F">
        <w:rPr>
          <w:color w:val="000000"/>
        </w:rPr>
        <w:fldChar w:fldCharType="separate"/>
      </w:r>
      <w:r w:rsidR="004E1E3F">
        <w:rPr>
          <w:noProof/>
          <w:color w:val="000000"/>
        </w:rPr>
        <w:t>(2)</w:t>
      </w:r>
      <w:r w:rsidR="004E1E3F">
        <w:rPr>
          <w:color w:val="000000"/>
        </w:rPr>
        <w:fldChar w:fldCharType="end"/>
      </w:r>
      <w:r w:rsidRPr="001506F1">
        <w:rPr>
          <w:color w:val="000000"/>
        </w:rPr>
        <w:t xml:space="preserve">. </w:t>
      </w:r>
    </w:p>
    <w:p w14:paraId="7D3DEA28" w14:textId="662930B6" w:rsidR="001506F1" w:rsidRPr="001506F1" w:rsidRDefault="001506F1" w:rsidP="00735345">
      <w:pPr>
        <w:pStyle w:val="NormalWeb"/>
        <w:spacing w:before="0" w:beforeAutospacing="0" w:after="0" w:afterAutospacing="0" w:line="480" w:lineRule="auto"/>
        <w:ind w:firstLine="708"/>
        <w:jc w:val="both"/>
        <w:rPr>
          <w:color w:val="000000"/>
        </w:rPr>
      </w:pPr>
      <w:r w:rsidRPr="001506F1">
        <w:rPr>
          <w:color w:val="000000"/>
        </w:rPr>
        <w:t>To estimate the extent of population exposure to risk factors, GBD employs the Summary Exposure Value (SEV)</w:t>
      </w:r>
      <w:r w:rsidR="00735345">
        <w:rPr>
          <w:color w:val="000000"/>
        </w:rPr>
        <w:t xml:space="preserve"> </w:t>
      </w:r>
      <w:r w:rsidR="00735345">
        <w:rPr>
          <w:color w:val="000000"/>
        </w:rPr>
        <w:fldChar w:fldCharType="begin"/>
      </w:r>
      <w:r w:rsidR="00735345">
        <w:rPr>
          <w:color w:val="000000"/>
        </w:rPr>
        <w:instrText xml:space="preserve"> ADDIN EN.CITE &lt;EndNote&gt;&lt;Cite&gt;&lt;Author&gt;Murray&lt;/Author&gt;&lt;Year&gt;2020&lt;/Year&gt;&lt;RecNum&gt;97&lt;/RecNum&gt;&lt;DisplayText&gt;(4)&lt;/DisplayText&gt;&lt;record&gt;&lt;rec-number&gt;97&lt;/rec-number&gt;&lt;foreign-keys&gt;&lt;key app="EN" db-id="9pvs02pz8xf2fges553pfwwxs2v05srxveza" timestamp="1707916894"&gt;97&lt;/key&gt;&lt;/foreign-keys&gt;&lt;ref-type name="Journal Article"&gt;17&lt;/ref-type&gt;&lt;contributors&gt;&lt;authors&gt;&lt;author&gt;Murray, Christopher JL&lt;/author&gt;&lt;author&gt;Aravkin, Aleksandr Y&lt;/author&gt;&lt;author&gt;Zheng, Peng&lt;/author&gt;&lt;author&gt;Abbafati, Cristiana&lt;/author&gt;&lt;author&gt;Abbas, Kaja M&lt;/author&gt;&lt;author&gt;Abbasi-Kangevari, Mohsen&lt;/author&gt;&lt;author&gt;Abd-Allah, Foad&lt;/author&gt;&lt;author&gt;Abdelalim, Ahmed&lt;/author&gt;&lt;author&gt;Abdollahi, Mohammad&lt;/author&gt;&lt;author&gt;Abdollahpour, Ibrahim&lt;/author&gt;&lt;/authors&gt;&lt;/contributors&gt;&lt;titles&gt;&lt;title&gt;Global burden of 87 risk factors in 204 countries and territories, 1990–2019: a systematic analysis for the Global Burden of Disease Study 2019&lt;/title&gt;&lt;secondary-title&gt;The lancet&lt;/secondary-title&gt;&lt;/titles&gt;&lt;periodical&gt;&lt;full-title&gt;The lancet&lt;/full-title&gt;&lt;/periodical&gt;&lt;pages&gt;1223-1249&lt;/pages&gt;&lt;volume&gt;396&lt;/volume&gt;&lt;number&gt;10258&lt;/number&gt;&lt;dates&gt;&lt;year&gt;2020&lt;/year&gt;&lt;/dates&gt;&lt;isbn&gt;0140-6736&lt;/isbn&gt;&lt;urls&gt;&lt;/urls&gt;&lt;/record&gt;&lt;/Cite&gt;&lt;/EndNote&gt;</w:instrText>
      </w:r>
      <w:r w:rsidR="00735345">
        <w:rPr>
          <w:color w:val="000000"/>
        </w:rPr>
        <w:fldChar w:fldCharType="separate"/>
      </w:r>
      <w:r w:rsidR="00735345">
        <w:rPr>
          <w:noProof/>
          <w:color w:val="000000"/>
        </w:rPr>
        <w:t>(4)</w:t>
      </w:r>
      <w:r w:rsidR="00735345">
        <w:rPr>
          <w:color w:val="000000"/>
        </w:rPr>
        <w:fldChar w:fldCharType="end"/>
      </w:r>
      <w:r w:rsidR="004516F8" w:rsidRPr="001506F1">
        <w:rPr>
          <w:color w:val="000000"/>
        </w:rPr>
        <w:t>.</w:t>
      </w:r>
      <w:r w:rsidRPr="001506F1">
        <w:rPr>
          <w:color w:val="000000"/>
        </w:rPr>
        <w:t xml:space="preserve"> The SEV for HFPG is calculated as the weighted </w:t>
      </w:r>
      <w:r w:rsidRPr="001506F1">
        <w:rPr>
          <w:color w:val="000000"/>
        </w:rPr>
        <w:lastRenderedPageBreak/>
        <w:t xml:space="preserve">prevalence of hyperglycemia, in which each level of glucose above the TMREL is weighted by the excess risk of outcomes produced at that level </w:t>
      </w:r>
      <w:r w:rsidR="00A1160C">
        <w:rPr>
          <w:color w:val="000000"/>
        </w:rPr>
        <w:fldChar w:fldCharType="begin"/>
      </w:r>
      <w:r w:rsidR="00A1160C">
        <w:rPr>
          <w:color w:val="000000"/>
        </w:rPr>
        <w:instrText xml:space="preserve"> ADDIN EN.CITE &lt;EndNote&gt;&lt;Cite&gt;&lt;Author&gt;Cousin&lt;/Author&gt;&lt;Year&gt;2022&lt;/Year&gt;&lt;RecNum&gt;96&lt;/RecNum&gt;&lt;DisplayText&gt;(3)&lt;/DisplayText&gt;&lt;record&gt;&lt;rec-number&gt;96&lt;/rec-number&gt;&lt;foreign-keys&gt;&lt;key app="EN" db-id="9pvs02pz8xf2fges553pfwwxs2v05srxveza" timestamp="1707916866"&gt;96&lt;/key&gt;&lt;/foreign-keys&gt;&lt;ref-type name="Journal Article"&gt;17&lt;/ref-type&gt;&lt;contributors&gt;&lt;authors&gt;&lt;author&gt;Cousin, Ewerton&lt;/author&gt;&lt;author&gt;Schmidt, Maria Inês&lt;/author&gt;&lt;author&gt;Ong, Kanyin Liane&lt;/author&gt;&lt;author&gt;Lozano, Rafael&lt;/author&gt;&lt;author&gt;Afshin, Ashkan&lt;/author&gt;&lt;author&gt;Abushouk, Abdelrahman I&lt;/author&gt;&lt;author&gt;Agarwal, Gina&lt;/author&gt;&lt;author&gt;Agudelo-Botero, Marcela&lt;/author&gt;&lt;author&gt;Al-Aly, Ziyad&lt;/author&gt;&lt;author&gt;Alcalde-Rabanal, Jacqueline Elizabeth&lt;/author&gt;&lt;/authors&gt;&lt;/contributors&gt;&lt;titles&gt;&lt;title&gt;Burden of diabetes and hyperglycaemia in adults in the Americas, 1990–2019: a systematic analysis for the Global Burden of Disease Study 2019&lt;/title&gt;&lt;secondary-title&gt;The lancet Diabetes &amp;amp; endocrinology&lt;/secondary-title&gt;&lt;/titles&gt;&lt;periodical&gt;&lt;full-title&gt;The lancet Diabetes &amp;amp; endocrinology&lt;/full-title&gt;&lt;/periodical&gt;&lt;pages&gt;655-667&lt;/pages&gt;&lt;volume&gt;10&lt;/volume&gt;&lt;number&gt;9&lt;/number&gt;&lt;dates&gt;&lt;year&gt;2022&lt;/year&gt;&lt;/dates&gt;&lt;isbn&gt;2213-8587&lt;/isbn&gt;&lt;urls&gt;&lt;/urls&gt;&lt;/record&gt;&lt;/Cite&gt;&lt;/EndNote&gt;</w:instrText>
      </w:r>
      <w:r w:rsidR="00A1160C">
        <w:rPr>
          <w:color w:val="000000"/>
        </w:rPr>
        <w:fldChar w:fldCharType="separate"/>
      </w:r>
      <w:r w:rsidR="00A1160C">
        <w:rPr>
          <w:noProof/>
          <w:color w:val="000000"/>
        </w:rPr>
        <w:t>(3)</w:t>
      </w:r>
      <w:r w:rsidR="00A1160C">
        <w:rPr>
          <w:color w:val="000000"/>
        </w:rPr>
        <w:fldChar w:fldCharType="end"/>
      </w:r>
      <w:r w:rsidRPr="001506F1">
        <w:rPr>
          <w:color w:val="000000"/>
        </w:rPr>
        <w:t xml:space="preserve">. It varies from </w:t>
      </w:r>
      <w:r w:rsidR="00E16032">
        <w:rPr>
          <w:color w:val="000000"/>
        </w:rPr>
        <w:t>zero</w:t>
      </w:r>
      <w:r w:rsidRPr="001506F1">
        <w:rPr>
          <w:color w:val="000000"/>
        </w:rPr>
        <w:t xml:space="preserve"> to 100, zero indicating</w:t>
      </w:r>
      <w:r w:rsidR="004516F8">
        <w:rPr>
          <w:color w:val="000000"/>
        </w:rPr>
        <w:t xml:space="preserve"> a population with</w:t>
      </w:r>
      <w:r w:rsidRPr="001506F1">
        <w:rPr>
          <w:color w:val="000000"/>
        </w:rPr>
        <w:t xml:space="preserve"> minim</w:t>
      </w:r>
      <w:r w:rsidR="00E16032">
        <w:rPr>
          <w:color w:val="000000"/>
        </w:rPr>
        <w:t>um possible</w:t>
      </w:r>
      <w:r w:rsidRPr="001506F1">
        <w:rPr>
          <w:color w:val="000000"/>
        </w:rPr>
        <w:t xml:space="preserve"> risk and 100 </w:t>
      </w:r>
      <w:r w:rsidR="004516F8">
        <w:rPr>
          <w:color w:val="000000"/>
        </w:rPr>
        <w:t xml:space="preserve">one with </w:t>
      </w:r>
      <w:r w:rsidRPr="001506F1">
        <w:rPr>
          <w:color w:val="000000"/>
        </w:rPr>
        <w:t xml:space="preserve">maximum possible risk. Though </w:t>
      </w:r>
      <w:r w:rsidR="004516F8">
        <w:rPr>
          <w:color w:val="000000"/>
        </w:rPr>
        <w:t xml:space="preserve">of </w:t>
      </w:r>
      <w:r w:rsidR="00C16701">
        <w:rPr>
          <w:color w:val="000000"/>
        </w:rPr>
        <w:t>limited</w:t>
      </w:r>
      <w:r w:rsidR="00C16701" w:rsidRPr="001506F1">
        <w:rPr>
          <w:color w:val="000000"/>
        </w:rPr>
        <w:t xml:space="preserve"> </w:t>
      </w:r>
      <w:r w:rsidRPr="001506F1">
        <w:rPr>
          <w:color w:val="000000"/>
        </w:rPr>
        <w:t>use</w:t>
      </w:r>
      <w:r w:rsidR="004516F8">
        <w:rPr>
          <w:color w:val="000000"/>
        </w:rPr>
        <w:t xml:space="preserve"> in</w:t>
      </w:r>
      <w:r w:rsidRPr="001506F1">
        <w:rPr>
          <w:color w:val="000000"/>
        </w:rPr>
        <w:t xml:space="preserve"> comparisons across risk factors, it permits comparison of </w:t>
      </w:r>
      <w:r w:rsidR="00C16701">
        <w:rPr>
          <w:color w:val="000000"/>
        </w:rPr>
        <w:t xml:space="preserve">the magnitude of </w:t>
      </w:r>
      <w:r w:rsidRPr="001506F1">
        <w:rPr>
          <w:color w:val="000000"/>
        </w:rPr>
        <w:t>exposure to a given risk factor across different populations and at different times.</w:t>
      </w:r>
    </w:p>
    <w:p w14:paraId="47759222" w14:textId="77777777" w:rsidR="00C266A5" w:rsidRPr="001506F1" w:rsidRDefault="00C266A5" w:rsidP="00CF630E">
      <w:pPr>
        <w:pStyle w:val="NormalWeb"/>
        <w:spacing w:before="0" w:beforeAutospacing="0" w:after="0" w:afterAutospacing="0" w:line="480" w:lineRule="auto"/>
        <w:jc w:val="both"/>
        <w:rPr>
          <w:color w:val="000000"/>
        </w:rPr>
      </w:pPr>
    </w:p>
    <w:p w14:paraId="64139EC3" w14:textId="77777777" w:rsidR="001506F1" w:rsidRPr="001506F1" w:rsidRDefault="001506F1" w:rsidP="00CF630E">
      <w:pPr>
        <w:pStyle w:val="NormalWeb"/>
        <w:spacing w:before="0" w:beforeAutospacing="0" w:after="0" w:afterAutospacing="0" w:line="480" w:lineRule="auto"/>
        <w:jc w:val="both"/>
        <w:rPr>
          <w:color w:val="000000"/>
        </w:rPr>
      </w:pPr>
      <w:r w:rsidRPr="001506F1">
        <w:rPr>
          <w:color w:val="000000"/>
        </w:rPr>
        <w:t>The Sociodemographic Index</w:t>
      </w:r>
    </w:p>
    <w:p w14:paraId="5FBE9AC5" w14:textId="69AF1F76" w:rsidR="001506F1" w:rsidRPr="001506F1" w:rsidRDefault="001506F1" w:rsidP="00CF630E">
      <w:pPr>
        <w:pStyle w:val="NormalWeb"/>
        <w:spacing w:before="0" w:beforeAutospacing="0" w:after="0" w:afterAutospacing="0" w:line="480" w:lineRule="auto"/>
        <w:jc w:val="both"/>
        <w:rPr>
          <w:color w:val="000000"/>
        </w:rPr>
      </w:pPr>
      <w:r w:rsidRPr="001506F1">
        <w:rPr>
          <w:color w:val="000000"/>
        </w:rPr>
        <w:t>The Socio-demographic Index (SDI) is a composite indicator of social development</w:t>
      </w:r>
      <w:r w:rsidR="00A1160C">
        <w:rPr>
          <w:color w:val="000000"/>
        </w:rPr>
        <w:t xml:space="preserve"> </w:t>
      </w:r>
      <w:r w:rsidR="00A1160C">
        <w:rPr>
          <w:color w:val="000000"/>
        </w:rPr>
        <w:fldChar w:fldCharType="begin"/>
      </w:r>
      <w:r w:rsidR="00A1160C">
        <w:rPr>
          <w:color w:val="000000"/>
        </w:rPr>
        <w:instrText xml:space="preserve"> ADDIN EN.CITE &lt;EndNote&gt;&lt;Cite&gt;&lt;Author&gt;Murray&lt;/Author&gt;&lt;Year&gt;2020&lt;/Year&gt;&lt;RecNum&gt;97&lt;/RecNum&gt;&lt;DisplayText&gt;(4)&lt;/DisplayText&gt;&lt;record&gt;&lt;rec-number&gt;97&lt;/rec-number&gt;&lt;foreign-keys&gt;&lt;key app="EN" db-id="9pvs02pz8xf2fges553pfwwxs2v05srxveza" timestamp="1707916894"&gt;97&lt;/key&gt;&lt;/foreign-keys&gt;&lt;ref-type name="Journal Article"&gt;17&lt;/ref-type&gt;&lt;contributors&gt;&lt;authors&gt;&lt;author&gt;Murray, Christopher JL&lt;/author&gt;&lt;author&gt;Aravkin, Aleksandr Y&lt;/author&gt;&lt;author&gt;Zheng, Peng&lt;/author&gt;&lt;author&gt;Abbafati, Cristiana&lt;/author&gt;&lt;author&gt;Abbas, Kaja M&lt;/author&gt;&lt;author&gt;Abbasi-Kangevari, Mohsen&lt;/author&gt;&lt;author&gt;Abd-Allah, Foad&lt;/author&gt;&lt;author&gt;Abdelalim, Ahmed&lt;/author&gt;&lt;author&gt;Abdollahi, Mohammad&lt;/author&gt;&lt;author&gt;Abdollahpour, Ibrahim&lt;/author&gt;&lt;/authors&gt;&lt;/contributors&gt;&lt;titles&gt;&lt;title&gt;Global burden of 87 risk factors in 204 countries and territories, 1990–2019: a systematic analysis for the Global Burden of Disease Study 2019&lt;/title&gt;&lt;secondary-title&gt;The lancet&lt;/secondary-title&gt;&lt;/titles&gt;&lt;periodical&gt;&lt;full-title&gt;The lancet&lt;/full-title&gt;&lt;/periodical&gt;&lt;pages&gt;1223-1249&lt;/pages&gt;&lt;volume&gt;396&lt;/volume&gt;&lt;number&gt;10258&lt;/number&gt;&lt;dates&gt;&lt;year&gt;2020&lt;/year&gt;&lt;/dates&gt;&lt;isbn&gt;0140-6736&lt;/isbn&gt;&lt;urls&gt;&lt;/urls&gt;&lt;/record&gt;&lt;/Cite&gt;&lt;/EndNote&gt;</w:instrText>
      </w:r>
      <w:r w:rsidR="00A1160C">
        <w:rPr>
          <w:color w:val="000000"/>
        </w:rPr>
        <w:fldChar w:fldCharType="separate"/>
      </w:r>
      <w:r w:rsidR="00A1160C">
        <w:rPr>
          <w:noProof/>
          <w:color w:val="000000"/>
        </w:rPr>
        <w:t>(4)</w:t>
      </w:r>
      <w:r w:rsidR="00A1160C">
        <w:rPr>
          <w:color w:val="000000"/>
        </w:rPr>
        <w:fldChar w:fldCharType="end"/>
      </w:r>
      <w:r w:rsidRPr="001506F1">
        <w:rPr>
          <w:color w:val="000000"/>
        </w:rPr>
        <w:t>. It is derived from the average lag-distributed income per capita, total fertility rate in women under 25 years</w:t>
      </w:r>
      <w:r w:rsidR="00844240">
        <w:rPr>
          <w:color w:val="000000"/>
        </w:rPr>
        <w:t>,</w:t>
      </w:r>
      <w:r w:rsidRPr="001506F1">
        <w:rPr>
          <w:color w:val="000000"/>
        </w:rPr>
        <w:t xml:space="preserve"> and average education in people over 15 years in populations</w:t>
      </w:r>
      <w:r w:rsidR="00A1160C">
        <w:rPr>
          <w:color w:val="000000"/>
        </w:rPr>
        <w:t xml:space="preserve"> </w:t>
      </w:r>
      <w:r w:rsidR="00A1160C">
        <w:rPr>
          <w:color w:val="000000"/>
        </w:rPr>
        <w:fldChar w:fldCharType="begin"/>
      </w:r>
      <w:r w:rsidR="00A1160C">
        <w:rPr>
          <w:color w:val="000000"/>
        </w:rPr>
        <w:instrText xml:space="preserve"> ADDIN EN.CITE &lt;EndNote&gt;&lt;Cite&gt;&lt;Author&gt;Cousin&lt;/Author&gt;&lt;Year&gt;2022&lt;/Year&gt;&lt;RecNum&gt;96&lt;/RecNum&gt;&lt;DisplayText&gt;(3)&lt;/DisplayText&gt;&lt;record&gt;&lt;rec-number&gt;96&lt;/rec-number&gt;&lt;foreign-keys&gt;&lt;key app="EN" db-id="9pvs02pz8xf2fges553pfwwxs2v05srxveza" timestamp="1707916866"&gt;96&lt;/key&gt;&lt;/foreign-keys&gt;&lt;ref-type name="Journal Article"&gt;17&lt;/ref-type&gt;&lt;contributors&gt;&lt;authors&gt;&lt;author&gt;Cousin, Ewerton&lt;/author&gt;&lt;author&gt;Schmidt, Maria Inês&lt;/author&gt;&lt;author&gt;Ong, Kanyin Liane&lt;/author&gt;&lt;author&gt;Lozano, Rafael&lt;/author&gt;&lt;author&gt;Afshin, Ashkan&lt;/author&gt;&lt;author&gt;Abushouk, Abdelrahman I&lt;/author&gt;&lt;author&gt;Agarwal, Gina&lt;/author&gt;&lt;author&gt;Agudelo-Botero, Marcela&lt;/author&gt;&lt;author&gt;Al-Aly, Ziyad&lt;/author&gt;&lt;author&gt;Alcalde-Rabanal, Jacqueline Elizabeth&lt;/author&gt;&lt;/authors&gt;&lt;/contributors&gt;&lt;titles&gt;&lt;title&gt;Burden of diabetes and hyperglycaemia in adults in the Americas, 1990–2019: a systematic analysis for the Global Burden of Disease Study 2019&lt;/title&gt;&lt;secondary-title&gt;The lancet Diabetes &amp;amp; endocrinology&lt;/secondary-title&gt;&lt;/titles&gt;&lt;periodical&gt;&lt;full-title&gt;The lancet Diabetes &amp;amp; endocrinology&lt;/full-title&gt;&lt;/periodical&gt;&lt;pages&gt;655-667&lt;/pages&gt;&lt;volume&gt;10&lt;/volume&gt;&lt;number&gt;9&lt;/number&gt;&lt;dates&gt;&lt;year&gt;2022&lt;/year&gt;&lt;/dates&gt;&lt;isbn&gt;2213-8587&lt;/isbn&gt;&lt;urls&gt;&lt;/urls&gt;&lt;/record&gt;&lt;/Cite&gt;&lt;/EndNote&gt;</w:instrText>
      </w:r>
      <w:r w:rsidR="00A1160C">
        <w:rPr>
          <w:color w:val="000000"/>
        </w:rPr>
        <w:fldChar w:fldCharType="separate"/>
      </w:r>
      <w:r w:rsidR="00A1160C">
        <w:rPr>
          <w:noProof/>
          <w:color w:val="000000"/>
        </w:rPr>
        <w:t>(3)</w:t>
      </w:r>
      <w:r w:rsidR="00A1160C">
        <w:rPr>
          <w:color w:val="000000"/>
        </w:rPr>
        <w:fldChar w:fldCharType="end"/>
      </w:r>
      <w:r w:rsidRPr="001506F1">
        <w:rPr>
          <w:color w:val="000000"/>
        </w:rPr>
        <w:t>. The closer its value is to zero, the worse the estimated social development</w:t>
      </w:r>
      <w:r w:rsidR="00844240">
        <w:rPr>
          <w:color w:val="000000"/>
        </w:rPr>
        <w:t xml:space="preserve"> is</w:t>
      </w:r>
      <w:r w:rsidRPr="001506F1">
        <w:rPr>
          <w:color w:val="000000"/>
        </w:rPr>
        <w:t>, with zero representing a theoretical minimum level of socio-demographic development relevant to health issues and one representing a theoretical maximum level of development</w:t>
      </w:r>
      <w:r w:rsidR="004E7761">
        <w:rPr>
          <w:color w:val="000000"/>
        </w:rPr>
        <w:t xml:space="preserve"> </w:t>
      </w:r>
      <w:r w:rsidR="004E7761">
        <w:rPr>
          <w:color w:val="000000"/>
        </w:rPr>
        <w:fldChar w:fldCharType="begin"/>
      </w:r>
      <w:r w:rsidR="004E7761">
        <w:rPr>
          <w:color w:val="000000"/>
        </w:rPr>
        <w:instrText xml:space="preserve"> ADDIN EN.CITE &lt;EndNote&gt;&lt;Cite&gt;&lt;Author&gt;Murray&lt;/Author&gt;&lt;Year&gt;2020&lt;/Year&gt;&lt;RecNum&gt;97&lt;/RecNum&gt;&lt;DisplayText&gt;(4)&lt;/DisplayText&gt;&lt;record&gt;&lt;rec-number&gt;97&lt;/rec-number&gt;&lt;foreign-keys&gt;&lt;key app="EN" db-id="9pvs02pz8xf2fges553pfwwxs2v05srxveza" timestamp="1707916894"&gt;97&lt;/key&gt;&lt;/foreign-keys&gt;&lt;ref-type name="Journal Article"&gt;17&lt;/ref-type&gt;&lt;contributors&gt;&lt;authors&gt;&lt;author&gt;Murray, Christopher JL&lt;/author&gt;&lt;author&gt;Aravkin, Aleksandr Y&lt;/author&gt;&lt;author&gt;Zheng, Peng&lt;/author&gt;&lt;author&gt;Abbafati, Cristiana&lt;/author&gt;&lt;author&gt;Abbas, Kaja M&lt;/author&gt;&lt;author&gt;Abbasi-Kangevari, Mohsen&lt;/author&gt;&lt;author&gt;Abd-Allah, Foad&lt;/author&gt;&lt;author&gt;Abdelalim, Ahmed&lt;/author&gt;&lt;author&gt;Abdollahi, Mohammad&lt;/author&gt;&lt;author&gt;Abdollahpour, Ibrahim&lt;/author&gt;&lt;/authors&gt;&lt;/contributors&gt;&lt;titles&gt;&lt;title&gt;Global burden of 87 risk factors in 204 countries and territories, 1990–2019: a systematic analysis for the Global Burden of Disease Study 2019&lt;/title&gt;&lt;secondary-title&gt;The lancet&lt;/secondary-title&gt;&lt;/titles&gt;&lt;periodical&gt;&lt;full-title&gt;The lancet&lt;/full-title&gt;&lt;/periodical&gt;&lt;pages&gt;1223-1249&lt;/pages&gt;&lt;volume&gt;396&lt;/volume&gt;&lt;number&gt;10258&lt;/number&gt;&lt;dates&gt;&lt;year&gt;2020&lt;/year&gt;&lt;/dates&gt;&lt;isbn&gt;0140-6736&lt;/isbn&gt;&lt;urls&gt;&lt;/urls&gt;&lt;/record&gt;&lt;/Cite&gt;&lt;/EndNote&gt;</w:instrText>
      </w:r>
      <w:r w:rsidR="004E7761">
        <w:rPr>
          <w:color w:val="000000"/>
        </w:rPr>
        <w:fldChar w:fldCharType="separate"/>
      </w:r>
      <w:r w:rsidR="004E7761">
        <w:rPr>
          <w:noProof/>
          <w:color w:val="000000"/>
        </w:rPr>
        <w:t>(4)</w:t>
      </w:r>
      <w:r w:rsidR="004E7761">
        <w:rPr>
          <w:color w:val="000000"/>
        </w:rPr>
        <w:fldChar w:fldCharType="end"/>
      </w:r>
      <w:r w:rsidR="004E7761">
        <w:rPr>
          <w:color w:val="000000"/>
        </w:rPr>
        <w:t>.</w:t>
      </w:r>
      <w:r w:rsidRPr="001506F1">
        <w:rPr>
          <w:color w:val="000000"/>
        </w:rPr>
        <w:t xml:space="preserve"> </w:t>
      </w:r>
    </w:p>
    <w:p w14:paraId="26661476" w14:textId="38A0AA32" w:rsidR="00C9020D" w:rsidRDefault="001506F1" w:rsidP="00CF630E">
      <w:pPr>
        <w:pStyle w:val="NormalWeb"/>
        <w:spacing w:before="0" w:beforeAutospacing="0" w:after="0" w:afterAutospacing="0" w:line="480" w:lineRule="auto"/>
        <w:jc w:val="both"/>
        <w:rPr>
          <w:color w:val="000000"/>
        </w:rPr>
      </w:pPr>
      <w:r w:rsidRPr="001506F1">
        <w:rPr>
          <w:color w:val="000000"/>
        </w:rPr>
        <w:t>All estimates were performed for both sexes</w:t>
      </w:r>
      <w:r w:rsidR="003947E3">
        <w:rPr>
          <w:color w:val="000000"/>
        </w:rPr>
        <w:t xml:space="preserve"> and</w:t>
      </w:r>
      <w:r w:rsidRPr="001506F1">
        <w:rPr>
          <w:color w:val="000000"/>
        </w:rPr>
        <w:t xml:space="preserve"> age-standardized </w:t>
      </w:r>
      <w:r w:rsidR="003947E3">
        <w:rPr>
          <w:color w:val="000000"/>
        </w:rPr>
        <w:t>unless otherwise stated</w:t>
      </w:r>
      <w:r w:rsidR="00844240">
        <w:rPr>
          <w:color w:val="000000"/>
        </w:rPr>
        <w:t>. They were</w:t>
      </w:r>
      <w:r w:rsidRPr="001506F1">
        <w:rPr>
          <w:color w:val="000000"/>
        </w:rPr>
        <w:t xml:space="preserve"> generated from data available from </w:t>
      </w:r>
      <w:r w:rsidR="004778FC">
        <w:rPr>
          <w:color w:val="000000"/>
        </w:rPr>
        <w:t xml:space="preserve">the Global Health Data Exchange GBD Results Tool </w:t>
      </w:r>
      <w:r w:rsidR="0016350F">
        <w:rPr>
          <w:color w:val="000000"/>
        </w:rPr>
        <w:t>(</w:t>
      </w:r>
      <w:r w:rsidRPr="001506F1">
        <w:rPr>
          <w:color w:val="000000"/>
        </w:rPr>
        <w:t>http://ghdx.healthdata.org/gbd-results-tool</w:t>
      </w:r>
      <w:r w:rsidR="0016350F">
        <w:rPr>
          <w:color w:val="000000"/>
        </w:rPr>
        <w:t>)</w:t>
      </w:r>
      <w:r w:rsidRPr="001506F1">
        <w:rPr>
          <w:color w:val="000000"/>
        </w:rPr>
        <w:t xml:space="preserve">. The figures were done using the R </w:t>
      </w:r>
      <w:r w:rsidR="00CA6F16" w:rsidRPr="00844240">
        <w:rPr>
          <w:color w:val="000000"/>
          <w:highlight w:val="green"/>
        </w:rPr>
        <w:t>XX</w:t>
      </w:r>
      <w:r w:rsidR="00CA6F16">
        <w:rPr>
          <w:color w:val="000000"/>
        </w:rPr>
        <w:t xml:space="preserve"> </w:t>
      </w:r>
      <w:r w:rsidRPr="001506F1">
        <w:rPr>
          <w:color w:val="000000"/>
        </w:rPr>
        <w:t>package version 4.02.</w:t>
      </w:r>
    </w:p>
    <w:p w14:paraId="2F04FA65" w14:textId="7235E364" w:rsidR="00E672B5" w:rsidRPr="00844240" w:rsidRDefault="00E672B5" w:rsidP="00CF630E">
      <w:pPr>
        <w:pStyle w:val="NormalWeb"/>
        <w:spacing w:before="0" w:beforeAutospacing="0" w:after="0" w:afterAutospacing="0" w:line="480" w:lineRule="auto"/>
        <w:jc w:val="both"/>
        <w:rPr>
          <w:color w:val="000000"/>
          <w:highlight w:val="green"/>
          <w:rPrChange w:id="16" w:author="PPGEPI" w:date="2024-04-18T08:26:00Z">
            <w:rPr>
              <w:color w:val="000000"/>
              <w:highlight w:val="yellow"/>
            </w:rPr>
          </w:rPrChange>
        </w:rPr>
      </w:pPr>
      <w:r w:rsidRPr="00844240">
        <w:rPr>
          <w:color w:val="000000"/>
          <w:highlight w:val="green"/>
          <w:rPrChange w:id="17" w:author="PPGEPI" w:date="2024-04-18T08:26:00Z">
            <w:rPr>
              <w:color w:val="000000"/>
              <w:highlight w:val="yellow"/>
            </w:rPr>
          </w:rPrChange>
        </w:rPr>
        <w:t>We calculated annual rate of change….</w:t>
      </w:r>
    </w:p>
    <w:p w14:paraId="0C4F0F8A" w14:textId="1F59CA11" w:rsidR="00E672B5" w:rsidRDefault="00E672B5" w:rsidP="00CF630E">
      <w:pPr>
        <w:pStyle w:val="NormalWeb"/>
        <w:spacing w:before="0" w:beforeAutospacing="0" w:after="0" w:afterAutospacing="0" w:line="480" w:lineRule="auto"/>
        <w:jc w:val="both"/>
        <w:rPr>
          <w:color w:val="000000"/>
        </w:rPr>
      </w:pPr>
      <w:r w:rsidRPr="00844240">
        <w:rPr>
          <w:color w:val="000000"/>
          <w:highlight w:val="green"/>
          <w:rPrChange w:id="18" w:author="PPGEPI" w:date="2024-04-18T08:26:00Z">
            <w:rPr>
              <w:color w:val="000000"/>
              <w:highlight w:val="yellow"/>
            </w:rPr>
          </w:rPrChange>
        </w:rPr>
        <w:t>95% uncertainty intervals for South American nations, when combined, were calculated….</w:t>
      </w:r>
    </w:p>
    <w:p w14:paraId="0DCCA6C8" w14:textId="77777777" w:rsidR="009E5D9C" w:rsidRPr="001506F1" w:rsidRDefault="009E5D9C" w:rsidP="00CF630E">
      <w:pPr>
        <w:pStyle w:val="NormalWeb"/>
        <w:spacing w:before="0" w:beforeAutospacing="0" w:after="0" w:afterAutospacing="0" w:line="480" w:lineRule="auto"/>
        <w:jc w:val="both"/>
        <w:rPr>
          <w:color w:val="000000"/>
        </w:rPr>
      </w:pPr>
    </w:p>
    <w:p w14:paraId="5240013A" w14:textId="61317C18" w:rsidR="00C266A5" w:rsidRPr="00C266A5" w:rsidRDefault="002467B6" w:rsidP="00CF630E">
      <w:pPr>
        <w:spacing w:after="0" w:line="480" w:lineRule="auto"/>
        <w:jc w:val="both"/>
        <w:rPr>
          <w:rFonts w:ascii="Times New Roman" w:eastAsia="Times New Roman" w:hAnsi="Times New Roman" w:cs="Times New Roman"/>
          <w:b/>
          <w:sz w:val="24"/>
          <w:szCs w:val="24"/>
          <w:lang w:val="en-US"/>
        </w:rPr>
      </w:pPr>
      <w:sdt>
        <w:sdtPr>
          <w:tag w:val="goog_rdk_23"/>
          <w:id w:val="1323234167"/>
          <w:showingPlcHdr/>
        </w:sdtPr>
        <w:sdtEndPr/>
        <w:sdtContent>
          <w:r w:rsidR="009E5D9C" w:rsidRPr="00F8565A">
            <w:rPr>
              <w:lang w:val="en-US"/>
            </w:rPr>
            <w:t xml:space="preserve">     </w:t>
          </w:r>
          <w:commentRangeStart w:id="19"/>
          <w:commentRangeStart w:id="20"/>
        </w:sdtContent>
      </w:sdt>
      <w:r w:rsidR="00C266A5" w:rsidRPr="009A207F">
        <w:rPr>
          <w:rFonts w:ascii="Times New Roman" w:eastAsia="Times New Roman" w:hAnsi="Times New Roman" w:cs="Times New Roman"/>
          <w:b/>
          <w:sz w:val="24"/>
          <w:szCs w:val="24"/>
          <w:lang w:val="en-US"/>
        </w:rPr>
        <w:t>Results</w:t>
      </w:r>
      <w:commentRangeEnd w:id="19"/>
      <w:r w:rsidR="00C266A5" w:rsidRPr="003947E3">
        <w:commentReference w:id="19"/>
      </w:r>
      <w:commentRangeEnd w:id="20"/>
      <w:r w:rsidR="009E6886">
        <w:rPr>
          <w:rStyle w:val="Refdecomentrio"/>
        </w:rPr>
        <w:commentReference w:id="20"/>
      </w:r>
      <w:r w:rsidR="00C266A5" w:rsidRPr="00C266A5">
        <w:rPr>
          <w:rFonts w:ascii="Times New Roman" w:eastAsia="Times New Roman" w:hAnsi="Times New Roman" w:cs="Times New Roman"/>
          <w:b/>
          <w:sz w:val="24"/>
          <w:szCs w:val="24"/>
          <w:lang w:val="en-US"/>
        </w:rPr>
        <w:t xml:space="preserve"> </w:t>
      </w:r>
    </w:p>
    <w:p w14:paraId="486FA9A3" w14:textId="6853515A" w:rsidR="00FE7B80" w:rsidRPr="00844240" w:rsidRDefault="00981E1D" w:rsidP="00FE7B80">
      <w:pPr>
        <w:spacing w:after="0" w:line="480" w:lineRule="auto"/>
        <w:jc w:val="both"/>
        <w:rPr>
          <w:rFonts w:ascii="Times New Roman" w:eastAsia="Times New Roman" w:hAnsi="Times New Roman" w:cs="Times New Roman"/>
          <w:sz w:val="24"/>
          <w:szCs w:val="24"/>
          <w:highlight w:val="green"/>
          <w:lang w:val="en-US"/>
          <w:rPrChange w:id="21" w:author="PPGEPI" w:date="2024-04-18T08:31:00Z">
            <w:rPr>
              <w:rFonts w:ascii="Times New Roman" w:eastAsia="Times New Roman" w:hAnsi="Times New Roman" w:cs="Times New Roman"/>
              <w:sz w:val="24"/>
              <w:szCs w:val="24"/>
              <w:highlight w:val="yellow"/>
              <w:lang w:val="en-US"/>
            </w:rPr>
          </w:rPrChange>
        </w:rPr>
      </w:pPr>
      <w:r>
        <w:rPr>
          <w:rFonts w:ascii="Times New Roman" w:eastAsia="Times New Roman" w:hAnsi="Times New Roman" w:cs="Times New Roman"/>
          <w:sz w:val="24"/>
          <w:szCs w:val="24"/>
          <w:lang w:val="en-US"/>
        </w:rPr>
        <w:t>Considering all South American countries, i</w:t>
      </w:r>
      <w:r w:rsidR="00C266A5" w:rsidRPr="00C266A5">
        <w:rPr>
          <w:rFonts w:ascii="Times New Roman" w:eastAsia="Times New Roman" w:hAnsi="Times New Roman" w:cs="Times New Roman"/>
          <w:sz w:val="24"/>
          <w:szCs w:val="24"/>
          <w:lang w:val="en-US"/>
        </w:rPr>
        <w:t xml:space="preserve">n 2019, age-standardized </w:t>
      </w:r>
      <w:r>
        <w:rPr>
          <w:rFonts w:ascii="Times New Roman" w:eastAsia="Times New Roman" w:hAnsi="Times New Roman" w:cs="Times New Roman"/>
          <w:sz w:val="24"/>
          <w:szCs w:val="24"/>
          <w:lang w:val="en-US"/>
        </w:rPr>
        <w:t>mortality</w:t>
      </w:r>
      <w:r w:rsidR="00C266A5" w:rsidRPr="00C266A5">
        <w:rPr>
          <w:rFonts w:ascii="Times New Roman" w:eastAsia="Times New Roman" w:hAnsi="Times New Roman" w:cs="Times New Roman"/>
          <w:sz w:val="24"/>
          <w:szCs w:val="24"/>
          <w:lang w:val="en-US"/>
        </w:rPr>
        <w:t xml:space="preserve"> and </w:t>
      </w:r>
      <w:r>
        <w:rPr>
          <w:rFonts w:ascii="Times New Roman" w:eastAsia="Times New Roman" w:hAnsi="Times New Roman" w:cs="Times New Roman"/>
          <w:sz w:val="24"/>
          <w:szCs w:val="24"/>
          <w:lang w:val="en-US"/>
        </w:rPr>
        <w:t>disability</w:t>
      </w:r>
      <w:r w:rsidRPr="00C266A5">
        <w:rPr>
          <w:rFonts w:ascii="Times New Roman" w:eastAsia="Times New Roman" w:hAnsi="Times New Roman" w:cs="Times New Roman"/>
          <w:sz w:val="24"/>
          <w:szCs w:val="24"/>
          <w:lang w:val="en-US"/>
        </w:rPr>
        <w:t xml:space="preserve"> </w:t>
      </w:r>
      <w:r w:rsidR="00C266A5" w:rsidRPr="00C266A5">
        <w:rPr>
          <w:rFonts w:ascii="Times New Roman" w:eastAsia="Times New Roman" w:hAnsi="Times New Roman" w:cs="Times New Roman"/>
          <w:sz w:val="24"/>
          <w:szCs w:val="24"/>
          <w:lang w:val="en-US"/>
        </w:rPr>
        <w:t xml:space="preserve">attributable to HFPG </w:t>
      </w:r>
      <w:r>
        <w:rPr>
          <w:rFonts w:ascii="Times New Roman" w:eastAsia="Times New Roman" w:hAnsi="Times New Roman" w:cs="Times New Roman"/>
          <w:sz w:val="24"/>
          <w:szCs w:val="24"/>
          <w:lang w:val="en-US"/>
        </w:rPr>
        <w:t>were</w:t>
      </w:r>
      <w:r w:rsidRPr="00C266A5">
        <w:rPr>
          <w:rFonts w:ascii="Times New Roman" w:eastAsia="Times New Roman" w:hAnsi="Times New Roman" w:cs="Times New Roman"/>
          <w:sz w:val="24"/>
          <w:szCs w:val="24"/>
          <w:lang w:val="en-US"/>
        </w:rPr>
        <w:t xml:space="preserve"> </w:t>
      </w:r>
      <w:r w:rsidR="00C266A5" w:rsidRPr="00C266A5">
        <w:rPr>
          <w:rFonts w:ascii="Times New Roman" w:eastAsia="Times New Roman" w:hAnsi="Times New Roman" w:cs="Times New Roman"/>
          <w:sz w:val="24"/>
          <w:szCs w:val="24"/>
          <w:lang w:val="en-US"/>
        </w:rPr>
        <w:t>high</w:t>
      </w:r>
      <w:r w:rsidRPr="009A207F">
        <w:rPr>
          <w:rFonts w:ascii="Times New Roman" w:eastAsia="Times New Roman" w:hAnsi="Times New Roman" w:cs="Times New Roman"/>
          <w:sz w:val="24"/>
          <w:szCs w:val="24"/>
          <w:highlight w:val="green"/>
          <w:lang w:val="en-US"/>
        </w:rPr>
        <w:t xml:space="preserve">, </w:t>
      </w:r>
      <w:commentRangeStart w:id="22"/>
      <w:r w:rsidRPr="009A207F">
        <w:rPr>
          <w:rFonts w:ascii="Times New Roman" w:eastAsia="Times New Roman" w:hAnsi="Times New Roman" w:cs="Times New Roman"/>
          <w:sz w:val="24"/>
          <w:szCs w:val="24"/>
          <w:highlight w:val="green"/>
          <w:lang w:val="en-US"/>
        </w:rPr>
        <w:t>with</w:t>
      </w:r>
      <w:commentRangeEnd w:id="22"/>
      <w:r w:rsidRPr="009A207F">
        <w:rPr>
          <w:rStyle w:val="Refdecomentrio"/>
          <w:highlight w:val="green"/>
        </w:rPr>
        <w:commentReference w:id="22"/>
      </w:r>
      <w:r w:rsidRPr="009A207F">
        <w:rPr>
          <w:rFonts w:ascii="Times New Roman" w:eastAsia="Times New Roman" w:hAnsi="Times New Roman" w:cs="Times New Roman"/>
          <w:sz w:val="24"/>
          <w:szCs w:val="24"/>
          <w:highlight w:val="green"/>
          <w:lang w:val="en-US"/>
        </w:rPr>
        <w:t xml:space="preserve"> </w:t>
      </w:r>
      <w:r w:rsidRPr="009A207F">
        <w:rPr>
          <w:rFonts w:ascii="Times New Roman" w:eastAsia="Times New Roman" w:hAnsi="Times New Roman" w:cs="Times New Roman"/>
          <w:sz w:val="24"/>
          <w:szCs w:val="24"/>
          <w:highlight w:val="yellow"/>
          <w:lang w:val="en-US"/>
        </w:rPr>
        <w:t xml:space="preserve">xx% </w:t>
      </w:r>
      <w:r w:rsidRPr="009A207F">
        <w:rPr>
          <w:rFonts w:ascii="Times New Roman" w:eastAsia="Times New Roman" w:hAnsi="Times New Roman" w:cs="Times New Roman"/>
          <w:sz w:val="24"/>
          <w:szCs w:val="24"/>
          <w:highlight w:val="green"/>
          <w:lang w:val="en-US"/>
        </w:rPr>
        <w:t xml:space="preserve">of </w:t>
      </w:r>
      <w:r w:rsidR="003947E3" w:rsidRPr="009A207F">
        <w:rPr>
          <w:rFonts w:ascii="Times New Roman" w:eastAsia="Times New Roman" w:hAnsi="Times New Roman" w:cs="Times New Roman"/>
          <w:sz w:val="24"/>
          <w:szCs w:val="24"/>
          <w:highlight w:val="green"/>
          <w:lang w:val="en-US"/>
        </w:rPr>
        <w:t xml:space="preserve">all </w:t>
      </w:r>
      <w:r w:rsidRPr="009A207F">
        <w:rPr>
          <w:rFonts w:ascii="Times New Roman" w:eastAsia="Times New Roman" w:hAnsi="Times New Roman" w:cs="Times New Roman"/>
          <w:sz w:val="24"/>
          <w:szCs w:val="24"/>
          <w:highlight w:val="green"/>
          <w:lang w:val="en-US"/>
        </w:rPr>
        <w:t>total DALYs attributable</w:t>
      </w:r>
      <w:r w:rsidR="00C266A5" w:rsidRPr="009A207F">
        <w:rPr>
          <w:rFonts w:ascii="Times New Roman" w:eastAsia="Times New Roman" w:hAnsi="Times New Roman" w:cs="Times New Roman"/>
          <w:sz w:val="24"/>
          <w:szCs w:val="24"/>
          <w:highlight w:val="green"/>
          <w:lang w:val="en-US"/>
        </w:rPr>
        <w:t xml:space="preserve"> </w:t>
      </w:r>
      <w:r w:rsidRPr="009A207F">
        <w:rPr>
          <w:rFonts w:ascii="Times New Roman" w:eastAsia="Times New Roman" w:hAnsi="Times New Roman" w:cs="Times New Roman"/>
          <w:sz w:val="24"/>
          <w:szCs w:val="24"/>
          <w:highlight w:val="green"/>
          <w:lang w:val="en-US"/>
        </w:rPr>
        <w:t>to this single risk factor</w:t>
      </w:r>
      <w:r w:rsidR="007A4E4A" w:rsidRPr="009A207F">
        <w:rPr>
          <w:rFonts w:ascii="Times New Roman" w:eastAsia="Times New Roman" w:hAnsi="Times New Roman" w:cs="Times New Roman"/>
          <w:sz w:val="24"/>
          <w:szCs w:val="24"/>
          <w:highlight w:val="green"/>
          <w:lang w:val="en-US"/>
        </w:rPr>
        <w:t>.</w:t>
      </w:r>
      <w:r w:rsidR="007A4E4A">
        <w:rPr>
          <w:rFonts w:ascii="Times New Roman" w:eastAsia="Times New Roman" w:hAnsi="Times New Roman" w:cs="Times New Roman"/>
          <w:sz w:val="24"/>
          <w:szCs w:val="24"/>
          <w:lang w:val="en-US"/>
        </w:rPr>
        <w:t xml:space="preserve"> Figure 1 depicts age-standardized (left panel) and all-age (right panel) metrics </w:t>
      </w:r>
      <w:r w:rsidR="0015059C">
        <w:rPr>
          <w:rFonts w:ascii="Times New Roman" w:eastAsia="Times New Roman" w:hAnsi="Times New Roman" w:cs="Times New Roman"/>
          <w:sz w:val="24"/>
          <w:szCs w:val="24"/>
          <w:lang w:val="en-US"/>
        </w:rPr>
        <w:t>for</w:t>
      </w:r>
      <w:r w:rsidR="003947E3">
        <w:rPr>
          <w:rFonts w:ascii="Times New Roman" w:eastAsia="Times New Roman" w:hAnsi="Times New Roman" w:cs="Times New Roman"/>
          <w:sz w:val="24"/>
          <w:szCs w:val="24"/>
          <w:lang w:val="en-US"/>
        </w:rPr>
        <w:t xml:space="preserve"> the South American population </w:t>
      </w:r>
      <w:r w:rsidR="00844240">
        <w:rPr>
          <w:rFonts w:ascii="Times New Roman" w:eastAsia="Times New Roman" w:hAnsi="Times New Roman" w:cs="Times New Roman"/>
          <w:sz w:val="24"/>
          <w:szCs w:val="24"/>
          <w:lang w:val="en-US"/>
        </w:rPr>
        <w:t>for</w:t>
      </w:r>
      <w:r w:rsidR="007A4E4A">
        <w:rPr>
          <w:rFonts w:ascii="Times New Roman" w:eastAsia="Times New Roman" w:hAnsi="Times New Roman" w:cs="Times New Roman"/>
          <w:sz w:val="24"/>
          <w:szCs w:val="24"/>
          <w:lang w:val="en-US"/>
        </w:rPr>
        <w:t xml:space="preserve"> 1990 to 2019. I</w:t>
      </w:r>
      <w:r w:rsidR="007A4E4A" w:rsidRPr="00844240">
        <w:rPr>
          <w:rFonts w:ascii="Times New Roman" w:eastAsia="Times New Roman" w:hAnsi="Times New Roman" w:cs="Times New Roman"/>
          <w:sz w:val="24"/>
          <w:szCs w:val="24"/>
          <w:highlight w:val="green"/>
          <w:lang w:val="en-US"/>
        </w:rPr>
        <w:t xml:space="preserve">n 2019, </w:t>
      </w:r>
      <w:r w:rsidR="00FE7B80" w:rsidRPr="00844240">
        <w:rPr>
          <w:rFonts w:ascii="Times New Roman" w:eastAsia="Times New Roman" w:hAnsi="Times New Roman" w:cs="Times New Roman"/>
          <w:sz w:val="24"/>
          <w:szCs w:val="24"/>
          <w:highlight w:val="green"/>
          <w:lang w:val="en-US"/>
        </w:rPr>
        <w:t xml:space="preserve">HFPG was </w:t>
      </w:r>
      <w:r w:rsidR="009E6886" w:rsidRPr="00844240">
        <w:rPr>
          <w:rFonts w:ascii="Times New Roman" w:eastAsia="Times New Roman" w:hAnsi="Times New Roman" w:cs="Times New Roman"/>
          <w:sz w:val="24"/>
          <w:szCs w:val="24"/>
          <w:highlight w:val="green"/>
          <w:lang w:val="en-US"/>
        </w:rPr>
        <w:t>responsible.</w:t>
      </w:r>
    </w:p>
    <w:p w14:paraId="39CCF830" w14:textId="2A53457A" w:rsidR="00C266A5" w:rsidRPr="00C266A5" w:rsidRDefault="00FE7B80" w:rsidP="00CF630E">
      <w:pPr>
        <w:spacing w:after="0" w:line="480" w:lineRule="auto"/>
        <w:jc w:val="both"/>
        <w:rPr>
          <w:rFonts w:ascii="Times New Roman" w:eastAsia="Times New Roman" w:hAnsi="Times New Roman" w:cs="Times New Roman"/>
          <w:sz w:val="24"/>
          <w:szCs w:val="24"/>
          <w:lang w:val="en-US"/>
        </w:rPr>
      </w:pPr>
      <w:r w:rsidRPr="00844240">
        <w:rPr>
          <w:rFonts w:ascii="Times New Roman" w:eastAsia="Times New Roman" w:hAnsi="Times New Roman" w:cs="Times New Roman"/>
          <w:sz w:val="24"/>
          <w:szCs w:val="24"/>
          <w:highlight w:val="green"/>
          <w:lang w:val="en-US"/>
        </w:rPr>
        <w:lastRenderedPageBreak/>
        <w:t xml:space="preserve">for 2010 (95IUXXX) age-standardized DALYs per </w:t>
      </w:r>
      <w:r w:rsidR="00844240">
        <w:rPr>
          <w:rFonts w:ascii="Times New Roman" w:eastAsia="Times New Roman" w:hAnsi="Times New Roman" w:cs="Times New Roman"/>
          <w:sz w:val="24"/>
          <w:szCs w:val="24"/>
          <w:highlight w:val="green"/>
          <w:lang w:val="en-US"/>
        </w:rPr>
        <w:t>100,000</w:t>
      </w:r>
      <w:r w:rsidRPr="00844240">
        <w:rPr>
          <w:rFonts w:ascii="Times New Roman" w:eastAsia="Times New Roman" w:hAnsi="Times New Roman" w:cs="Times New Roman"/>
          <w:sz w:val="24"/>
          <w:szCs w:val="24"/>
          <w:highlight w:val="green"/>
          <w:lang w:val="en-US"/>
        </w:rPr>
        <w:t xml:space="preserve"> adults in the South American countries</w:t>
      </w:r>
      <w:r w:rsidRPr="00FE7B80">
        <w:rPr>
          <w:rFonts w:ascii="Times New Roman" w:eastAsia="Times New Roman" w:hAnsi="Times New Roman" w:cs="Times New Roman"/>
          <w:sz w:val="24"/>
          <w:szCs w:val="24"/>
          <w:lang w:val="en-US"/>
        </w:rPr>
        <w:t>,</w:t>
      </w:r>
      <w:r w:rsidR="00844240">
        <w:rPr>
          <w:rFonts w:ascii="Times New Roman" w:eastAsia="Times New Roman" w:hAnsi="Times New Roman" w:cs="Times New Roman"/>
          <w:sz w:val="24"/>
          <w:szCs w:val="24"/>
          <w:lang w:val="en-US"/>
        </w:rPr>
        <w:t xml:space="preserve"> </w:t>
      </w:r>
      <w:commentRangeStart w:id="23"/>
      <w:commentRangeStart w:id="24"/>
      <w:r w:rsidR="00AB1B58">
        <w:rPr>
          <w:rFonts w:ascii="Times New Roman" w:eastAsia="Times New Roman" w:hAnsi="Times New Roman" w:cs="Times New Roman"/>
          <w:sz w:val="24"/>
          <w:szCs w:val="24"/>
          <w:lang w:val="en-US"/>
        </w:rPr>
        <w:t>considering</w:t>
      </w:r>
      <w:commentRangeEnd w:id="23"/>
      <w:r w:rsidR="00AB1B58">
        <w:rPr>
          <w:rStyle w:val="Refdecomentrio"/>
        </w:rPr>
        <w:commentReference w:id="23"/>
      </w:r>
      <w:commentRangeEnd w:id="24"/>
      <w:r w:rsidR="005501C8">
        <w:rPr>
          <w:rStyle w:val="Refdecomentrio"/>
        </w:rPr>
        <w:commentReference w:id="24"/>
      </w:r>
      <w:r w:rsidR="00AB1B58" w:rsidRPr="00FE7B80">
        <w:rPr>
          <w:rFonts w:ascii="Times New Roman" w:eastAsia="Times New Roman" w:hAnsi="Times New Roman" w:cs="Times New Roman"/>
          <w:sz w:val="24"/>
          <w:szCs w:val="24"/>
          <w:lang w:val="en-US"/>
        </w:rPr>
        <w:t xml:space="preserve">. </w:t>
      </w:r>
      <w:r w:rsidR="00AB1B58">
        <w:rPr>
          <w:rFonts w:ascii="Times New Roman" w:eastAsia="Times New Roman" w:hAnsi="Times New Roman" w:cs="Times New Roman"/>
          <w:sz w:val="24"/>
          <w:szCs w:val="24"/>
          <w:lang w:val="en-US"/>
        </w:rPr>
        <w:t>Of these,</w:t>
      </w:r>
      <w:r w:rsidR="007A4E4A">
        <w:rPr>
          <w:rFonts w:ascii="Times New Roman" w:eastAsia="Times New Roman" w:hAnsi="Times New Roman" w:cs="Times New Roman"/>
          <w:sz w:val="24"/>
          <w:szCs w:val="24"/>
          <w:lang w:val="en-US"/>
        </w:rPr>
        <w:t xml:space="preserve"> 70.4% </w:t>
      </w:r>
      <w:r w:rsidR="00AB1B58">
        <w:rPr>
          <w:rFonts w:ascii="Times New Roman" w:eastAsia="Times New Roman" w:hAnsi="Times New Roman" w:cs="Times New Roman"/>
          <w:sz w:val="24"/>
          <w:szCs w:val="24"/>
          <w:lang w:val="en-US"/>
        </w:rPr>
        <w:t xml:space="preserve">were </w:t>
      </w:r>
      <w:r w:rsidR="007A4E4A">
        <w:rPr>
          <w:rFonts w:ascii="Times New Roman" w:eastAsia="Times New Roman" w:hAnsi="Times New Roman" w:cs="Times New Roman"/>
          <w:sz w:val="24"/>
          <w:szCs w:val="24"/>
          <w:lang w:val="en-US"/>
        </w:rPr>
        <w:t xml:space="preserve">from YLLs and 29.6% from YLDs. Over </w:t>
      </w:r>
      <w:r w:rsidR="00844240">
        <w:rPr>
          <w:rFonts w:ascii="Times New Roman" w:eastAsia="Times New Roman" w:hAnsi="Times New Roman" w:cs="Times New Roman"/>
          <w:sz w:val="24"/>
          <w:szCs w:val="24"/>
          <w:lang w:val="en-US"/>
        </w:rPr>
        <w:t>the 30 years</w:t>
      </w:r>
      <w:r w:rsidR="007A4E4A">
        <w:rPr>
          <w:rFonts w:ascii="Times New Roman" w:eastAsia="Times New Roman" w:hAnsi="Times New Roman" w:cs="Times New Roman"/>
          <w:sz w:val="24"/>
          <w:szCs w:val="24"/>
          <w:lang w:val="en-US"/>
        </w:rPr>
        <w:t>, despite a 31.3% increase in the HFPG SEV, age-standardized rates for deaths</w:t>
      </w:r>
      <w:r w:rsidR="00AB1B58">
        <w:rPr>
          <w:rFonts w:ascii="Times New Roman" w:eastAsia="Times New Roman" w:hAnsi="Times New Roman" w:cs="Times New Roman"/>
          <w:sz w:val="24"/>
          <w:szCs w:val="24"/>
          <w:lang w:val="en-US"/>
        </w:rPr>
        <w:t xml:space="preserve"> (down 30%)</w:t>
      </w:r>
      <w:r w:rsidR="007A4E4A">
        <w:rPr>
          <w:rFonts w:ascii="Times New Roman" w:eastAsia="Times New Roman" w:hAnsi="Times New Roman" w:cs="Times New Roman"/>
          <w:sz w:val="24"/>
          <w:szCs w:val="24"/>
          <w:lang w:val="en-US"/>
        </w:rPr>
        <w:t xml:space="preserve">, YLLs </w:t>
      </w:r>
      <w:r w:rsidR="00AB1B58">
        <w:rPr>
          <w:rFonts w:ascii="Times New Roman" w:eastAsia="Times New Roman" w:hAnsi="Times New Roman" w:cs="Times New Roman"/>
          <w:sz w:val="24"/>
          <w:szCs w:val="24"/>
          <w:lang w:val="en-US"/>
        </w:rPr>
        <w:t xml:space="preserve">(down </w:t>
      </w:r>
      <w:r w:rsidR="00AB1B58" w:rsidRPr="005501C8">
        <w:rPr>
          <w:rFonts w:ascii="Times New Roman" w:eastAsia="Times New Roman" w:hAnsi="Times New Roman" w:cs="Times New Roman"/>
          <w:sz w:val="24"/>
          <w:szCs w:val="24"/>
          <w:lang w:val="en-US"/>
        </w:rPr>
        <w:t>33</w:t>
      </w:r>
      <w:r w:rsidR="00AB1B58">
        <w:rPr>
          <w:rFonts w:ascii="Times New Roman" w:eastAsia="Times New Roman" w:hAnsi="Times New Roman" w:cs="Times New Roman"/>
          <w:sz w:val="24"/>
          <w:szCs w:val="24"/>
          <w:lang w:val="en-US"/>
        </w:rPr>
        <w:t>%)</w:t>
      </w:r>
      <w:r w:rsidR="00844240">
        <w:rPr>
          <w:rFonts w:ascii="Times New Roman" w:eastAsia="Times New Roman" w:hAnsi="Times New Roman" w:cs="Times New Roman"/>
          <w:sz w:val="24"/>
          <w:szCs w:val="24"/>
          <w:lang w:val="en-US"/>
        </w:rPr>
        <w:t>,</w:t>
      </w:r>
      <w:r w:rsidR="00AB1B58">
        <w:rPr>
          <w:rFonts w:ascii="Times New Roman" w:eastAsia="Times New Roman" w:hAnsi="Times New Roman" w:cs="Times New Roman"/>
          <w:sz w:val="24"/>
          <w:szCs w:val="24"/>
          <w:lang w:val="en-US"/>
        </w:rPr>
        <w:t xml:space="preserve"> </w:t>
      </w:r>
      <w:r w:rsidR="007A4E4A">
        <w:rPr>
          <w:rFonts w:ascii="Times New Roman" w:eastAsia="Times New Roman" w:hAnsi="Times New Roman" w:cs="Times New Roman"/>
          <w:sz w:val="24"/>
          <w:szCs w:val="24"/>
          <w:lang w:val="en-US"/>
        </w:rPr>
        <w:t xml:space="preserve">and DALYs </w:t>
      </w:r>
      <w:r w:rsidR="00AB1B58">
        <w:rPr>
          <w:rFonts w:ascii="Times New Roman" w:eastAsia="Times New Roman" w:hAnsi="Times New Roman" w:cs="Times New Roman"/>
          <w:sz w:val="24"/>
          <w:szCs w:val="24"/>
          <w:lang w:val="en-US"/>
        </w:rPr>
        <w:t xml:space="preserve">(down </w:t>
      </w:r>
      <w:r w:rsidR="00AB1B58" w:rsidRPr="005501C8">
        <w:rPr>
          <w:rFonts w:ascii="Times New Roman" w:eastAsia="Times New Roman" w:hAnsi="Times New Roman" w:cs="Times New Roman"/>
          <w:sz w:val="24"/>
          <w:szCs w:val="24"/>
          <w:lang w:val="en-US"/>
        </w:rPr>
        <w:t>17</w:t>
      </w:r>
      <w:r w:rsidR="00AB1B58">
        <w:rPr>
          <w:rFonts w:ascii="Times New Roman" w:eastAsia="Times New Roman" w:hAnsi="Times New Roman" w:cs="Times New Roman"/>
          <w:sz w:val="24"/>
          <w:szCs w:val="24"/>
          <w:lang w:val="en-US"/>
        </w:rPr>
        <w:t xml:space="preserve">%) </w:t>
      </w:r>
      <w:r w:rsidR="007A4E4A">
        <w:rPr>
          <w:rFonts w:ascii="Times New Roman" w:eastAsia="Times New Roman" w:hAnsi="Times New Roman" w:cs="Times New Roman"/>
          <w:sz w:val="24"/>
          <w:szCs w:val="24"/>
          <w:lang w:val="en-US"/>
        </w:rPr>
        <w:t xml:space="preserve">decreased, </w:t>
      </w:r>
      <w:r w:rsidR="00AB1B58">
        <w:rPr>
          <w:rFonts w:ascii="Times New Roman" w:eastAsia="Times New Roman" w:hAnsi="Times New Roman" w:cs="Times New Roman"/>
          <w:sz w:val="24"/>
          <w:szCs w:val="24"/>
          <w:lang w:val="en-US"/>
        </w:rPr>
        <w:t xml:space="preserve">with </w:t>
      </w:r>
      <w:r w:rsidR="007A4E4A">
        <w:rPr>
          <w:rFonts w:ascii="Times New Roman" w:eastAsia="Times New Roman" w:hAnsi="Times New Roman" w:cs="Times New Roman"/>
          <w:sz w:val="24"/>
          <w:szCs w:val="24"/>
          <w:lang w:val="en-US"/>
        </w:rPr>
        <w:t>th</w:t>
      </w:r>
      <w:r w:rsidR="00AB1B58">
        <w:rPr>
          <w:rFonts w:ascii="Times New Roman" w:eastAsia="Times New Roman" w:hAnsi="Times New Roman" w:cs="Times New Roman"/>
          <w:sz w:val="24"/>
          <w:szCs w:val="24"/>
          <w:lang w:val="en-US"/>
        </w:rPr>
        <w:t>is favorable</w:t>
      </w:r>
      <w:r w:rsidR="007A4E4A">
        <w:rPr>
          <w:rFonts w:ascii="Times New Roman" w:eastAsia="Times New Roman" w:hAnsi="Times New Roman" w:cs="Times New Roman"/>
          <w:sz w:val="24"/>
          <w:szCs w:val="24"/>
          <w:lang w:val="en-US"/>
        </w:rPr>
        <w:t xml:space="preserve"> </w:t>
      </w:r>
      <w:r w:rsidR="00AB1B58">
        <w:rPr>
          <w:rFonts w:ascii="Times New Roman" w:eastAsia="Times New Roman" w:hAnsi="Times New Roman" w:cs="Times New Roman"/>
          <w:sz w:val="24"/>
          <w:szCs w:val="24"/>
          <w:lang w:val="en-US"/>
        </w:rPr>
        <w:t>trend</w:t>
      </w:r>
      <w:r w:rsidR="007A4E4A">
        <w:rPr>
          <w:rFonts w:ascii="Times New Roman" w:eastAsia="Times New Roman" w:hAnsi="Times New Roman" w:cs="Times New Roman"/>
          <w:sz w:val="24"/>
          <w:szCs w:val="24"/>
          <w:lang w:val="en-US"/>
        </w:rPr>
        <w:t xml:space="preserve"> being </w:t>
      </w:r>
      <w:r w:rsidR="003947E3">
        <w:rPr>
          <w:rFonts w:ascii="Times New Roman" w:eastAsia="Times New Roman" w:hAnsi="Times New Roman" w:cs="Times New Roman"/>
          <w:sz w:val="24"/>
          <w:szCs w:val="24"/>
          <w:lang w:val="en-US"/>
        </w:rPr>
        <w:t>more prominent</w:t>
      </w:r>
      <w:r w:rsidR="007A4E4A">
        <w:rPr>
          <w:rFonts w:ascii="Times New Roman" w:eastAsia="Times New Roman" w:hAnsi="Times New Roman" w:cs="Times New Roman"/>
          <w:sz w:val="24"/>
          <w:szCs w:val="24"/>
          <w:lang w:val="en-US"/>
        </w:rPr>
        <w:t xml:space="preserve"> in the 1990s than recently. In contrast, YLDs showed a steady </w:t>
      </w:r>
      <w:r w:rsidR="00844240">
        <w:rPr>
          <w:rFonts w:ascii="Times New Roman" w:eastAsia="Times New Roman" w:hAnsi="Times New Roman" w:cs="Times New Roman"/>
          <w:sz w:val="24"/>
          <w:szCs w:val="24"/>
          <w:lang w:val="en-US"/>
        </w:rPr>
        <w:t>rate increase</w:t>
      </w:r>
      <w:r w:rsidR="007A4E4A">
        <w:rPr>
          <w:rFonts w:ascii="Times New Roman" w:eastAsia="Times New Roman" w:hAnsi="Times New Roman" w:cs="Times New Roman"/>
          <w:sz w:val="24"/>
          <w:szCs w:val="24"/>
          <w:lang w:val="en-US"/>
        </w:rPr>
        <w:t xml:space="preserve">, </w:t>
      </w:r>
      <w:r w:rsidR="003947E3">
        <w:rPr>
          <w:rFonts w:ascii="Times New Roman" w:eastAsia="Times New Roman" w:hAnsi="Times New Roman" w:cs="Times New Roman"/>
          <w:sz w:val="24"/>
          <w:szCs w:val="24"/>
          <w:lang w:val="en-US"/>
        </w:rPr>
        <w:t>rising</w:t>
      </w:r>
      <w:r w:rsidR="007A4E4A">
        <w:rPr>
          <w:rFonts w:ascii="Times New Roman" w:eastAsia="Times New Roman" w:hAnsi="Times New Roman" w:cs="Times New Roman"/>
          <w:sz w:val="24"/>
          <w:szCs w:val="24"/>
          <w:lang w:val="en-US"/>
        </w:rPr>
        <w:t xml:space="preserve"> 2</w:t>
      </w:r>
      <w:r w:rsidR="00AB1B58">
        <w:rPr>
          <w:rFonts w:ascii="Times New Roman" w:eastAsia="Times New Roman" w:hAnsi="Times New Roman" w:cs="Times New Roman"/>
          <w:sz w:val="24"/>
          <w:szCs w:val="24"/>
          <w:lang w:val="en-US"/>
        </w:rPr>
        <w:t>4</w:t>
      </w:r>
      <w:r w:rsidR="007A4E4A">
        <w:rPr>
          <w:rFonts w:ascii="Times New Roman" w:eastAsia="Times New Roman" w:hAnsi="Times New Roman" w:cs="Times New Roman"/>
          <w:sz w:val="24"/>
          <w:szCs w:val="24"/>
          <w:lang w:val="en-US"/>
        </w:rPr>
        <w:t>.</w:t>
      </w:r>
      <w:r w:rsidR="00AB1B58">
        <w:rPr>
          <w:rFonts w:ascii="Times New Roman" w:eastAsia="Times New Roman" w:hAnsi="Times New Roman" w:cs="Times New Roman"/>
          <w:sz w:val="24"/>
          <w:szCs w:val="24"/>
          <w:lang w:val="en-US"/>
        </w:rPr>
        <w:t>6</w:t>
      </w:r>
      <w:r w:rsidR="007A4E4A">
        <w:rPr>
          <w:rFonts w:ascii="Times New Roman" w:eastAsia="Times New Roman" w:hAnsi="Times New Roman" w:cs="Times New Roman"/>
          <w:sz w:val="24"/>
          <w:szCs w:val="24"/>
          <w:lang w:val="en-US"/>
        </w:rPr>
        <w:t xml:space="preserve">% </w:t>
      </w:r>
      <w:r w:rsidR="00AB1B58">
        <w:rPr>
          <w:rFonts w:ascii="Times New Roman" w:eastAsia="Times New Roman" w:hAnsi="Times New Roman" w:cs="Times New Roman"/>
          <w:sz w:val="24"/>
          <w:szCs w:val="24"/>
          <w:lang w:val="en-US"/>
        </w:rPr>
        <w:t>over the</w:t>
      </w:r>
      <w:r w:rsidR="003947E3">
        <w:rPr>
          <w:rFonts w:ascii="Times New Roman" w:eastAsia="Times New Roman" w:hAnsi="Times New Roman" w:cs="Times New Roman"/>
          <w:sz w:val="24"/>
          <w:szCs w:val="24"/>
          <w:lang w:val="en-US"/>
        </w:rPr>
        <w:t xml:space="preserve"> entire</w:t>
      </w:r>
      <w:r w:rsidR="00AB1B58">
        <w:rPr>
          <w:rFonts w:ascii="Times New Roman" w:eastAsia="Times New Roman" w:hAnsi="Times New Roman" w:cs="Times New Roman"/>
          <w:sz w:val="24"/>
          <w:szCs w:val="24"/>
          <w:lang w:val="en-US"/>
        </w:rPr>
        <w:t xml:space="preserve"> period</w:t>
      </w:r>
      <w:r w:rsidR="007A4E4A">
        <w:rPr>
          <w:rFonts w:ascii="Times New Roman" w:eastAsia="Times New Roman" w:hAnsi="Times New Roman" w:cs="Times New Roman"/>
          <w:sz w:val="24"/>
          <w:szCs w:val="24"/>
          <w:lang w:val="en-US"/>
        </w:rPr>
        <w:t xml:space="preserve">. All favorable trends </w:t>
      </w:r>
      <w:r w:rsidR="003947E3">
        <w:rPr>
          <w:rFonts w:ascii="Times New Roman" w:eastAsia="Times New Roman" w:hAnsi="Times New Roman" w:cs="Times New Roman"/>
          <w:sz w:val="24"/>
          <w:szCs w:val="24"/>
          <w:lang w:val="en-US"/>
        </w:rPr>
        <w:t>were</w:t>
      </w:r>
      <w:r w:rsidR="007A4E4A">
        <w:rPr>
          <w:rFonts w:ascii="Times New Roman" w:eastAsia="Times New Roman" w:hAnsi="Times New Roman" w:cs="Times New Roman"/>
          <w:sz w:val="24"/>
          <w:szCs w:val="24"/>
          <w:lang w:val="en-US"/>
        </w:rPr>
        <w:t xml:space="preserve"> lost when one considers all-age metrics</w:t>
      </w:r>
      <w:r w:rsidR="00037BBF">
        <w:rPr>
          <w:rFonts w:ascii="Times New Roman" w:eastAsia="Times New Roman" w:hAnsi="Times New Roman" w:cs="Times New Roman"/>
          <w:sz w:val="24"/>
          <w:szCs w:val="24"/>
          <w:lang w:val="en-US"/>
        </w:rPr>
        <w:t xml:space="preserve">. SEV </w:t>
      </w:r>
      <w:r w:rsidR="00037BBF" w:rsidRPr="00844240">
        <w:rPr>
          <w:rFonts w:ascii="Times New Roman" w:eastAsia="Times New Roman" w:hAnsi="Times New Roman" w:cs="Times New Roman"/>
          <w:sz w:val="24"/>
          <w:szCs w:val="24"/>
          <w:lang w:val="en-US"/>
        </w:rPr>
        <w:t xml:space="preserve">increased </w:t>
      </w:r>
      <w:r w:rsidR="005501C8" w:rsidRPr="00844240">
        <w:rPr>
          <w:rFonts w:ascii="Times New Roman" w:eastAsia="Times New Roman" w:hAnsi="Times New Roman" w:cs="Times New Roman"/>
          <w:sz w:val="24"/>
          <w:szCs w:val="24"/>
          <w:lang w:val="en-US"/>
        </w:rPr>
        <w:t>47</w:t>
      </w:r>
      <w:r w:rsidR="00037BBF" w:rsidRPr="00844240">
        <w:rPr>
          <w:rFonts w:ascii="Times New Roman" w:eastAsia="Times New Roman" w:hAnsi="Times New Roman" w:cs="Times New Roman"/>
          <w:sz w:val="24"/>
          <w:szCs w:val="24"/>
          <w:lang w:val="en-US"/>
        </w:rPr>
        <w:t>%</w:t>
      </w:r>
      <w:r w:rsidR="007A4E4A" w:rsidRPr="00844240">
        <w:rPr>
          <w:rFonts w:ascii="Times New Roman" w:eastAsia="Times New Roman" w:hAnsi="Times New Roman" w:cs="Times New Roman"/>
          <w:sz w:val="24"/>
          <w:szCs w:val="24"/>
          <w:lang w:val="en-US"/>
        </w:rPr>
        <w:t>,</w:t>
      </w:r>
      <w:r w:rsidR="007A4E4A">
        <w:rPr>
          <w:rFonts w:ascii="Times New Roman" w:eastAsia="Times New Roman" w:hAnsi="Times New Roman" w:cs="Times New Roman"/>
          <w:sz w:val="24"/>
          <w:szCs w:val="24"/>
          <w:lang w:val="en-US"/>
        </w:rPr>
        <w:t xml:space="preserve"> with</w:t>
      </w:r>
      <w:r w:rsidR="00BE0624">
        <w:rPr>
          <w:rFonts w:ascii="Times New Roman" w:eastAsia="Times New Roman" w:hAnsi="Times New Roman" w:cs="Times New Roman"/>
          <w:sz w:val="24"/>
          <w:szCs w:val="24"/>
          <w:lang w:val="en-US"/>
        </w:rPr>
        <w:t xml:space="preserve"> accompanying</w:t>
      </w:r>
      <w:r w:rsidR="007A4E4A">
        <w:rPr>
          <w:rFonts w:ascii="Times New Roman" w:eastAsia="Times New Roman" w:hAnsi="Times New Roman" w:cs="Times New Roman"/>
          <w:sz w:val="24"/>
          <w:szCs w:val="24"/>
          <w:lang w:val="en-US"/>
        </w:rPr>
        <w:t xml:space="preserve"> mortality increasing 48.4%, YLLs 30.1%, YLDs 110.9%, and DALYs 47.1%</w:t>
      </w:r>
      <w:r w:rsidR="003947E3">
        <w:rPr>
          <w:rFonts w:ascii="Times New Roman" w:eastAsia="Times New Roman" w:hAnsi="Times New Roman" w:cs="Times New Roman"/>
          <w:sz w:val="24"/>
          <w:szCs w:val="24"/>
          <w:lang w:val="en-US"/>
        </w:rPr>
        <w:t>.</w:t>
      </w:r>
    </w:p>
    <w:p w14:paraId="075A0D1A" w14:textId="1CF8578D" w:rsidR="00C266A5" w:rsidRPr="00C266A5" w:rsidRDefault="00844240" w:rsidP="00CF630E">
      <w:pPr>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Table 1 shows</w:t>
      </w:r>
      <w:r w:rsidR="00AB1B58">
        <w:rPr>
          <w:rFonts w:ascii="Times New Roman" w:eastAsia="Times New Roman" w:hAnsi="Times New Roman" w:cs="Times New Roman"/>
          <w:sz w:val="24"/>
          <w:szCs w:val="24"/>
          <w:lang w:val="en-US"/>
        </w:rPr>
        <w:t xml:space="preserve"> a great deal of </w:t>
      </w:r>
      <w:r w:rsidR="00FC6B6C">
        <w:rPr>
          <w:rFonts w:ascii="Times New Roman" w:eastAsia="Times New Roman" w:hAnsi="Times New Roman" w:cs="Times New Roman"/>
          <w:sz w:val="24"/>
          <w:szCs w:val="24"/>
          <w:lang w:val="en-US"/>
        </w:rPr>
        <w:t>variability</w:t>
      </w:r>
      <w:r w:rsidR="00AB1B58">
        <w:rPr>
          <w:rFonts w:ascii="Times New Roman" w:eastAsia="Times New Roman" w:hAnsi="Times New Roman" w:cs="Times New Roman"/>
          <w:sz w:val="24"/>
          <w:szCs w:val="24"/>
          <w:lang w:val="en-US"/>
        </w:rPr>
        <w:t xml:space="preserve"> existed in these metrics across nations. In general, rates were </w:t>
      </w:r>
      <w:r w:rsidR="00C16701">
        <w:rPr>
          <w:rFonts w:ascii="Times New Roman" w:eastAsia="Times New Roman" w:hAnsi="Times New Roman" w:cs="Times New Roman"/>
          <w:sz w:val="24"/>
          <w:szCs w:val="24"/>
          <w:lang w:val="en-US"/>
        </w:rPr>
        <w:t xml:space="preserve">higher </w:t>
      </w:r>
      <w:r w:rsidR="00AB1B58">
        <w:rPr>
          <w:rFonts w:ascii="Times New Roman" w:eastAsia="Times New Roman" w:hAnsi="Times New Roman" w:cs="Times New Roman"/>
          <w:sz w:val="24"/>
          <w:szCs w:val="24"/>
          <w:lang w:val="en-US"/>
        </w:rPr>
        <w:t xml:space="preserve">in Venezuela, Suriname, and especially Guyana, and </w:t>
      </w:r>
      <w:r w:rsidR="000A3F01">
        <w:rPr>
          <w:rFonts w:ascii="Times New Roman" w:eastAsia="Times New Roman" w:hAnsi="Times New Roman" w:cs="Times New Roman"/>
          <w:sz w:val="24"/>
          <w:szCs w:val="24"/>
          <w:lang w:val="en-US"/>
        </w:rPr>
        <w:t>lower</w:t>
      </w:r>
      <w:r w:rsidR="00AB1B58">
        <w:rPr>
          <w:rFonts w:ascii="Times New Roman" w:eastAsia="Times New Roman" w:hAnsi="Times New Roman" w:cs="Times New Roman"/>
          <w:sz w:val="24"/>
          <w:szCs w:val="24"/>
          <w:lang w:val="en-US"/>
        </w:rPr>
        <w:t xml:space="preserve"> in Uruguay and especially </w:t>
      </w:r>
      <w:r w:rsidR="005501C8">
        <w:rPr>
          <w:rFonts w:ascii="Times New Roman" w:eastAsia="Times New Roman" w:hAnsi="Times New Roman" w:cs="Times New Roman"/>
          <w:sz w:val="24"/>
          <w:szCs w:val="24"/>
          <w:lang w:val="en-US"/>
        </w:rPr>
        <w:t xml:space="preserve">in </w:t>
      </w:r>
      <w:r w:rsidR="00AB1B58">
        <w:rPr>
          <w:rFonts w:ascii="Times New Roman" w:eastAsia="Times New Roman" w:hAnsi="Times New Roman" w:cs="Times New Roman"/>
          <w:sz w:val="24"/>
          <w:szCs w:val="24"/>
          <w:lang w:val="en-US"/>
        </w:rPr>
        <w:t xml:space="preserve">Peru. </w:t>
      </w:r>
      <w:r>
        <w:rPr>
          <w:rFonts w:ascii="Times New Roman" w:eastAsia="Times New Roman" w:hAnsi="Times New Roman" w:cs="Times New Roman"/>
          <w:sz w:val="24"/>
          <w:szCs w:val="24"/>
          <w:lang w:val="en-US"/>
        </w:rPr>
        <w:t>Guyana's</w:t>
      </w:r>
      <w:r w:rsidR="00AB1B58">
        <w:rPr>
          <w:rFonts w:ascii="Times New Roman" w:eastAsia="Times New Roman" w:hAnsi="Times New Roman" w:cs="Times New Roman"/>
          <w:sz w:val="24"/>
          <w:szCs w:val="24"/>
          <w:lang w:val="en-US"/>
        </w:rPr>
        <w:t xml:space="preserve"> 2019 DALY rate was 5.8 times that of Peru. </w:t>
      </w:r>
      <w:r w:rsidR="003947E3">
        <w:rPr>
          <w:rFonts w:ascii="Times New Roman" w:eastAsia="Times New Roman" w:hAnsi="Times New Roman" w:cs="Times New Roman"/>
          <w:sz w:val="24"/>
          <w:szCs w:val="24"/>
          <w:lang w:val="en-US"/>
        </w:rPr>
        <w:t>That</w:t>
      </w:r>
      <w:r w:rsidR="00AB1B58">
        <w:rPr>
          <w:rFonts w:ascii="Times New Roman" w:eastAsia="Times New Roman" w:hAnsi="Times New Roman" w:cs="Times New Roman"/>
          <w:sz w:val="24"/>
          <w:szCs w:val="24"/>
          <w:lang w:val="en-US"/>
        </w:rPr>
        <w:t xml:space="preserve"> exposure to </w:t>
      </w:r>
      <w:r w:rsidR="003947E3">
        <w:rPr>
          <w:rFonts w:ascii="Times New Roman" w:eastAsia="Times New Roman" w:hAnsi="Times New Roman" w:cs="Times New Roman"/>
          <w:sz w:val="24"/>
          <w:szCs w:val="24"/>
          <w:lang w:val="en-US"/>
        </w:rPr>
        <w:t>HFPG was</w:t>
      </w:r>
      <w:r w:rsidR="00AB1B58">
        <w:rPr>
          <w:rFonts w:ascii="Times New Roman" w:eastAsia="Times New Roman" w:hAnsi="Times New Roman" w:cs="Times New Roman"/>
          <w:sz w:val="24"/>
          <w:szCs w:val="24"/>
          <w:lang w:val="en-US"/>
        </w:rPr>
        <w:t xml:space="preserve"> </w:t>
      </w:r>
      <w:r w:rsidR="003947E3">
        <w:rPr>
          <w:rFonts w:ascii="Times New Roman" w:eastAsia="Times New Roman" w:hAnsi="Times New Roman" w:cs="Times New Roman"/>
          <w:sz w:val="24"/>
          <w:szCs w:val="24"/>
          <w:lang w:val="en-US"/>
        </w:rPr>
        <w:t>three</w:t>
      </w:r>
      <w:r w:rsidR="00AB1B58">
        <w:rPr>
          <w:rFonts w:ascii="Times New Roman" w:eastAsia="Times New Roman" w:hAnsi="Times New Roman" w:cs="Times New Roman"/>
          <w:sz w:val="24"/>
          <w:szCs w:val="24"/>
          <w:lang w:val="en-US"/>
        </w:rPr>
        <w:t xml:space="preserve"> times greater in Guyana</w:t>
      </w:r>
      <w:r w:rsidR="000A3F01">
        <w:rPr>
          <w:rFonts w:ascii="Times New Roman" w:eastAsia="Times New Roman" w:hAnsi="Times New Roman" w:cs="Times New Roman"/>
          <w:sz w:val="24"/>
          <w:szCs w:val="24"/>
          <w:lang w:val="en-US"/>
        </w:rPr>
        <w:t xml:space="preserve"> than Peru</w:t>
      </w:r>
      <w:r w:rsidR="00AB1B58">
        <w:rPr>
          <w:rFonts w:ascii="Times New Roman" w:eastAsia="Times New Roman" w:hAnsi="Times New Roman" w:cs="Times New Roman"/>
          <w:sz w:val="24"/>
          <w:szCs w:val="24"/>
          <w:lang w:val="en-US"/>
        </w:rPr>
        <w:t xml:space="preserve"> may explain a large part of this difference in burden. </w:t>
      </w:r>
    </w:p>
    <w:p w14:paraId="28BB6581" w14:textId="62145F2D" w:rsidR="00C266A5" w:rsidRPr="00C266A5" w:rsidRDefault="00C16701" w:rsidP="00CF630E">
      <w:pPr>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Figure 2 shows</w:t>
      </w:r>
      <w:r w:rsidR="00C266A5" w:rsidRPr="00C266A5">
        <w:rPr>
          <w:rFonts w:ascii="Times New Roman" w:eastAsia="Times New Roman" w:hAnsi="Times New Roman" w:cs="Times New Roman"/>
          <w:sz w:val="24"/>
          <w:szCs w:val="24"/>
          <w:lang w:val="en-US"/>
        </w:rPr>
        <w:t xml:space="preserve"> the annual</w:t>
      </w:r>
      <w:r w:rsidR="001B33F4">
        <w:rPr>
          <w:rFonts w:ascii="Times New Roman" w:eastAsia="Times New Roman" w:hAnsi="Times New Roman" w:cs="Times New Roman"/>
          <w:sz w:val="24"/>
          <w:szCs w:val="24"/>
          <w:lang w:val="en-US"/>
        </w:rPr>
        <w:t>ized</w:t>
      </w:r>
      <w:r w:rsidR="00C266A5" w:rsidRPr="00C266A5">
        <w:rPr>
          <w:rFonts w:ascii="Times New Roman" w:eastAsia="Times New Roman" w:hAnsi="Times New Roman" w:cs="Times New Roman"/>
          <w:sz w:val="24"/>
          <w:szCs w:val="24"/>
          <w:lang w:val="en-US"/>
        </w:rPr>
        <w:t xml:space="preserve"> rate of change of age-standardized </w:t>
      </w:r>
      <w:r w:rsidR="0060275F">
        <w:rPr>
          <w:rFonts w:ascii="Times New Roman" w:eastAsia="Times New Roman" w:hAnsi="Times New Roman" w:cs="Times New Roman"/>
          <w:sz w:val="24"/>
          <w:szCs w:val="24"/>
          <w:lang w:val="en-US"/>
        </w:rPr>
        <w:t xml:space="preserve">metrics </w:t>
      </w:r>
      <w:r w:rsidR="00C266A5" w:rsidRPr="00C266A5">
        <w:rPr>
          <w:rFonts w:ascii="Times New Roman" w:eastAsia="Times New Roman" w:hAnsi="Times New Roman" w:cs="Times New Roman"/>
          <w:sz w:val="24"/>
          <w:szCs w:val="24"/>
          <w:lang w:val="en-US"/>
        </w:rPr>
        <w:t xml:space="preserve">overtime, </w:t>
      </w:r>
      <w:r w:rsidR="001B33F4" w:rsidRPr="00C266A5">
        <w:rPr>
          <w:rFonts w:ascii="Times New Roman" w:eastAsia="Times New Roman" w:hAnsi="Times New Roman" w:cs="Times New Roman"/>
          <w:sz w:val="24"/>
          <w:szCs w:val="24"/>
          <w:lang w:val="en-US"/>
        </w:rPr>
        <w:t xml:space="preserve">Brazil, </w:t>
      </w:r>
      <w:r w:rsidR="005501C8">
        <w:rPr>
          <w:rFonts w:ascii="Times New Roman" w:eastAsia="Times New Roman" w:hAnsi="Times New Roman" w:cs="Times New Roman"/>
          <w:sz w:val="24"/>
          <w:szCs w:val="24"/>
          <w:lang w:val="en-US"/>
        </w:rPr>
        <w:t xml:space="preserve">and </w:t>
      </w:r>
      <w:r w:rsidR="001B33F4" w:rsidRPr="00C266A5">
        <w:rPr>
          <w:rFonts w:ascii="Times New Roman" w:eastAsia="Times New Roman" w:hAnsi="Times New Roman" w:cs="Times New Roman"/>
          <w:sz w:val="24"/>
          <w:szCs w:val="24"/>
          <w:lang w:val="en-US"/>
        </w:rPr>
        <w:t xml:space="preserve">Colombia, </w:t>
      </w:r>
      <w:r w:rsidR="00FC6B6C" w:rsidRPr="00C266A5">
        <w:rPr>
          <w:rFonts w:ascii="Times New Roman" w:eastAsia="Times New Roman" w:hAnsi="Times New Roman" w:cs="Times New Roman"/>
          <w:sz w:val="24"/>
          <w:szCs w:val="24"/>
          <w:lang w:val="en-US"/>
        </w:rPr>
        <w:t xml:space="preserve">had </w:t>
      </w:r>
      <w:r w:rsidR="005501C8">
        <w:rPr>
          <w:rFonts w:ascii="Times New Roman" w:eastAsia="Times New Roman" w:hAnsi="Times New Roman" w:cs="Times New Roman"/>
          <w:sz w:val="24"/>
          <w:szCs w:val="24"/>
          <w:lang w:val="en-US"/>
        </w:rPr>
        <w:t xml:space="preserve">the most </w:t>
      </w:r>
      <w:r w:rsidR="00FC6B6C" w:rsidRPr="00C266A5">
        <w:rPr>
          <w:rFonts w:ascii="Times New Roman" w:eastAsia="Times New Roman" w:hAnsi="Times New Roman" w:cs="Times New Roman"/>
          <w:sz w:val="24"/>
          <w:szCs w:val="24"/>
          <w:lang w:val="en-US"/>
        </w:rPr>
        <w:t>negative</w:t>
      </w:r>
      <w:r w:rsidR="001B33F4" w:rsidRPr="00C266A5">
        <w:rPr>
          <w:rFonts w:ascii="Times New Roman" w:eastAsia="Times New Roman" w:hAnsi="Times New Roman" w:cs="Times New Roman"/>
          <w:sz w:val="24"/>
          <w:szCs w:val="24"/>
          <w:lang w:val="en-US"/>
        </w:rPr>
        <w:t xml:space="preserve"> rate</w:t>
      </w:r>
      <w:r w:rsidR="001B33F4">
        <w:rPr>
          <w:rFonts w:ascii="Times New Roman" w:eastAsia="Times New Roman" w:hAnsi="Times New Roman" w:cs="Times New Roman"/>
          <w:sz w:val="24"/>
          <w:szCs w:val="24"/>
          <w:lang w:val="en-US"/>
        </w:rPr>
        <w:t>s</w:t>
      </w:r>
      <w:r w:rsidR="001B33F4" w:rsidRPr="00C266A5">
        <w:rPr>
          <w:rFonts w:ascii="Times New Roman" w:eastAsia="Times New Roman" w:hAnsi="Times New Roman" w:cs="Times New Roman"/>
          <w:sz w:val="24"/>
          <w:szCs w:val="24"/>
          <w:lang w:val="en-US"/>
        </w:rPr>
        <w:t xml:space="preserve"> </w:t>
      </w:r>
      <w:r w:rsidR="001B33F4">
        <w:rPr>
          <w:rFonts w:ascii="Times New Roman" w:eastAsia="Times New Roman" w:hAnsi="Times New Roman" w:cs="Times New Roman"/>
          <w:sz w:val="24"/>
          <w:szCs w:val="24"/>
          <w:lang w:val="en-US"/>
        </w:rPr>
        <w:t xml:space="preserve">in </w:t>
      </w:r>
      <w:r w:rsidR="005501C8" w:rsidRPr="00C266A5">
        <w:rPr>
          <w:rFonts w:ascii="Times New Roman" w:eastAsia="Times New Roman" w:hAnsi="Times New Roman" w:cs="Times New Roman"/>
          <w:sz w:val="24"/>
          <w:szCs w:val="24"/>
          <w:lang w:val="en-US"/>
        </w:rPr>
        <w:t>DALYs</w:t>
      </w:r>
      <w:r w:rsidR="005501C8">
        <w:rPr>
          <w:rFonts w:ascii="Times New Roman" w:eastAsia="Times New Roman" w:hAnsi="Times New Roman" w:cs="Times New Roman"/>
          <w:sz w:val="24"/>
          <w:szCs w:val="24"/>
          <w:lang w:val="en-US"/>
        </w:rPr>
        <w:t xml:space="preserve">, </w:t>
      </w:r>
      <w:r w:rsidR="005501C8" w:rsidRPr="00C266A5">
        <w:rPr>
          <w:rFonts w:ascii="Times New Roman" w:eastAsia="Times New Roman" w:hAnsi="Times New Roman" w:cs="Times New Roman"/>
          <w:sz w:val="24"/>
          <w:szCs w:val="24"/>
          <w:lang w:val="en-US"/>
        </w:rPr>
        <w:t xml:space="preserve">YLLs, </w:t>
      </w:r>
      <w:r w:rsidR="005501C8">
        <w:rPr>
          <w:rFonts w:ascii="Times New Roman" w:eastAsia="Times New Roman" w:hAnsi="Times New Roman" w:cs="Times New Roman"/>
          <w:sz w:val="24"/>
          <w:szCs w:val="24"/>
          <w:lang w:val="en-US"/>
        </w:rPr>
        <w:t xml:space="preserve">and </w:t>
      </w:r>
      <w:r w:rsidR="0060275F" w:rsidRPr="00C266A5">
        <w:rPr>
          <w:rFonts w:ascii="Times New Roman" w:eastAsia="Times New Roman" w:hAnsi="Times New Roman" w:cs="Times New Roman"/>
          <w:sz w:val="24"/>
          <w:szCs w:val="24"/>
          <w:lang w:val="en-US"/>
        </w:rPr>
        <w:t xml:space="preserve">deaths, </w:t>
      </w:r>
      <w:r w:rsidR="0060275F">
        <w:rPr>
          <w:rFonts w:ascii="Times New Roman" w:eastAsia="Times New Roman" w:hAnsi="Times New Roman" w:cs="Times New Roman"/>
          <w:sz w:val="24"/>
          <w:szCs w:val="24"/>
          <w:lang w:val="en-US"/>
        </w:rPr>
        <w:t xml:space="preserve">producing a </w:t>
      </w:r>
      <w:r w:rsidR="00C266A5" w:rsidRPr="00C266A5">
        <w:rPr>
          <w:rFonts w:ascii="Times New Roman" w:eastAsia="Times New Roman" w:hAnsi="Times New Roman" w:cs="Times New Roman"/>
          <w:sz w:val="24"/>
          <w:szCs w:val="24"/>
          <w:lang w:val="en-US"/>
        </w:rPr>
        <w:t>shrinking burden</w:t>
      </w:r>
      <w:r w:rsidR="001B33F4">
        <w:rPr>
          <w:rFonts w:ascii="Times New Roman" w:eastAsia="Times New Roman" w:hAnsi="Times New Roman" w:cs="Times New Roman"/>
          <w:sz w:val="24"/>
          <w:szCs w:val="24"/>
          <w:lang w:val="en-US"/>
        </w:rPr>
        <w:t>, w</w:t>
      </w:r>
      <w:r w:rsidR="0060275F">
        <w:rPr>
          <w:rFonts w:ascii="Times New Roman" w:eastAsia="Times New Roman" w:hAnsi="Times New Roman" w:cs="Times New Roman"/>
          <w:sz w:val="24"/>
          <w:szCs w:val="24"/>
          <w:lang w:val="en-US"/>
        </w:rPr>
        <w:t>hile Paraguay and Ecuador presented</w:t>
      </w:r>
      <w:r w:rsidR="005501C8">
        <w:rPr>
          <w:rFonts w:ascii="Times New Roman" w:eastAsia="Times New Roman" w:hAnsi="Times New Roman" w:cs="Times New Roman"/>
          <w:sz w:val="24"/>
          <w:szCs w:val="24"/>
          <w:lang w:val="en-US"/>
        </w:rPr>
        <w:t xml:space="preserve"> the most</w:t>
      </w:r>
      <w:r w:rsidR="0060275F">
        <w:rPr>
          <w:rFonts w:ascii="Times New Roman" w:eastAsia="Times New Roman" w:hAnsi="Times New Roman" w:cs="Times New Roman"/>
          <w:sz w:val="24"/>
          <w:szCs w:val="24"/>
          <w:lang w:val="en-US"/>
        </w:rPr>
        <w:t xml:space="preserve"> positive annual</w:t>
      </w:r>
      <w:r w:rsidR="001B33F4">
        <w:rPr>
          <w:rFonts w:ascii="Times New Roman" w:eastAsia="Times New Roman" w:hAnsi="Times New Roman" w:cs="Times New Roman"/>
          <w:sz w:val="24"/>
          <w:szCs w:val="24"/>
          <w:lang w:val="en-US"/>
        </w:rPr>
        <w:t>ized</w:t>
      </w:r>
      <w:r w:rsidR="0060275F">
        <w:rPr>
          <w:rFonts w:ascii="Times New Roman" w:eastAsia="Times New Roman" w:hAnsi="Times New Roman" w:cs="Times New Roman"/>
          <w:sz w:val="24"/>
          <w:szCs w:val="24"/>
          <w:lang w:val="en-US"/>
        </w:rPr>
        <w:t xml:space="preserve"> changes. In contrast to this variability, </w:t>
      </w:r>
      <w:r w:rsidR="00C266A5" w:rsidRPr="00C266A5">
        <w:rPr>
          <w:rFonts w:ascii="Times New Roman" w:eastAsia="Times New Roman" w:hAnsi="Times New Roman" w:cs="Times New Roman"/>
          <w:sz w:val="24"/>
          <w:szCs w:val="24"/>
          <w:lang w:val="en-US"/>
        </w:rPr>
        <w:t xml:space="preserve">all the countries have had a positive </w:t>
      </w:r>
      <w:r w:rsidR="001B33F4">
        <w:rPr>
          <w:rFonts w:ascii="Times New Roman" w:eastAsia="Times New Roman" w:hAnsi="Times New Roman" w:cs="Times New Roman"/>
          <w:sz w:val="24"/>
          <w:szCs w:val="24"/>
          <w:lang w:val="en-US"/>
        </w:rPr>
        <w:t xml:space="preserve">annualized </w:t>
      </w:r>
      <w:r w:rsidR="00C266A5" w:rsidRPr="00C266A5">
        <w:rPr>
          <w:rFonts w:ascii="Times New Roman" w:eastAsia="Times New Roman" w:hAnsi="Times New Roman" w:cs="Times New Roman"/>
          <w:sz w:val="24"/>
          <w:szCs w:val="24"/>
          <w:lang w:val="en-US"/>
        </w:rPr>
        <w:t>rate of change (</w:t>
      </w:r>
      <w:r w:rsidR="001B33F4">
        <w:rPr>
          <w:rFonts w:ascii="Times New Roman" w:eastAsia="Times New Roman" w:hAnsi="Times New Roman" w:cs="Times New Roman"/>
          <w:sz w:val="24"/>
          <w:szCs w:val="24"/>
          <w:lang w:val="en-US"/>
        </w:rPr>
        <w:t xml:space="preserve">a </w:t>
      </w:r>
      <w:r w:rsidR="00C266A5" w:rsidRPr="00C266A5">
        <w:rPr>
          <w:rFonts w:ascii="Times New Roman" w:eastAsia="Times New Roman" w:hAnsi="Times New Roman" w:cs="Times New Roman"/>
          <w:sz w:val="24"/>
          <w:szCs w:val="24"/>
          <w:lang w:val="en-US"/>
        </w:rPr>
        <w:t>growing burden) for YLDs and</w:t>
      </w:r>
      <w:r w:rsidR="001B33F4">
        <w:rPr>
          <w:rFonts w:ascii="Times New Roman" w:eastAsia="Times New Roman" w:hAnsi="Times New Roman" w:cs="Times New Roman"/>
          <w:sz w:val="24"/>
          <w:szCs w:val="24"/>
          <w:lang w:val="en-US"/>
        </w:rPr>
        <w:t xml:space="preserve"> an increasing</w:t>
      </w:r>
      <w:r w:rsidR="00C266A5" w:rsidRPr="00C266A5">
        <w:rPr>
          <w:rFonts w:ascii="Times New Roman" w:eastAsia="Times New Roman" w:hAnsi="Times New Roman" w:cs="Times New Roman"/>
          <w:sz w:val="24"/>
          <w:szCs w:val="24"/>
          <w:lang w:val="en-US"/>
        </w:rPr>
        <w:t xml:space="preserve"> SEV (Figure 2)</w:t>
      </w:r>
      <w:r w:rsidR="0060275F">
        <w:rPr>
          <w:rFonts w:ascii="Times New Roman" w:eastAsia="Times New Roman" w:hAnsi="Times New Roman" w:cs="Times New Roman"/>
          <w:sz w:val="24"/>
          <w:szCs w:val="24"/>
          <w:lang w:val="en-US"/>
        </w:rPr>
        <w:t>, with a notable ris</w:t>
      </w:r>
      <w:r w:rsidR="001B33F4">
        <w:rPr>
          <w:rFonts w:ascii="Times New Roman" w:eastAsia="Times New Roman" w:hAnsi="Times New Roman" w:cs="Times New Roman"/>
          <w:sz w:val="24"/>
          <w:szCs w:val="24"/>
          <w:lang w:val="en-US"/>
        </w:rPr>
        <w:t>e</w:t>
      </w:r>
      <w:r w:rsidR="0060275F">
        <w:rPr>
          <w:rFonts w:ascii="Times New Roman" w:eastAsia="Times New Roman" w:hAnsi="Times New Roman" w:cs="Times New Roman"/>
          <w:sz w:val="24"/>
          <w:szCs w:val="24"/>
          <w:lang w:val="en-US"/>
        </w:rPr>
        <w:t xml:space="preserve"> in </w:t>
      </w:r>
      <w:r w:rsidR="001B33F4">
        <w:rPr>
          <w:rFonts w:ascii="Times New Roman" w:eastAsia="Times New Roman" w:hAnsi="Times New Roman" w:cs="Times New Roman"/>
          <w:sz w:val="24"/>
          <w:szCs w:val="24"/>
          <w:lang w:val="en-US"/>
        </w:rPr>
        <w:t>the latter</w:t>
      </w:r>
      <w:r w:rsidR="0060275F">
        <w:rPr>
          <w:rFonts w:ascii="Times New Roman" w:eastAsia="Times New Roman" w:hAnsi="Times New Roman" w:cs="Times New Roman"/>
          <w:sz w:val="24"/>
          <w:szCs w:val="24"/>
          <w:lang w:val="en-US"/>
        </w:rPr>
        <w:t xml:space="preserve"> in Uruguay</w:t>
      </w:r>
      <w:r w:rsidR="00C266A5" w:rsidRPr="00C266A5">
        <w:rPr>
          <w:rFonts w:ascii="Times New Roman" w:eastAsia="Times New Roman" w:hAnsi="Times New Roman" w:cs="Times New Roman"/>
          <w:sz w:val="24"/>
          <w:szCs w:val="24"/>
          <w:lang w:val="en-US"/>
        </w:rPr>
        <w:t xml:space="preserve">. </w:t>
      </w:r>
      <w:r w:rsidR="001B33F4">
        <w:rPr>
          <w:rFonts w:ascii="Times New Roman" w:eastAsia="Times New Roman" w:hAnsi="Times New Roman" w:cs="Times New Roman"/>
          <w:sz w:val="24"/>
          <w:szCs w:val="24"/>
          <w:lang w:val="en-US"/>
        </w:rPr>
        <w:t>We found</w:t>
      </w:r>
      <w:r w:rsidR="00C266A5" w:rsidRPr="00C266A5">
        <w:rPr>
          <w:rFonts w:ascii="Times New Roman" w:eastAsia="Times New Roman" w:hAnsi="Times New Roman" w:cs="Times New Roman"/>
          <w:sz w:val="24"/>
          <w:szCs w:val="24"/>
          <w:lang w:val="en-US"/>
        </w:rPr>
        <w:t xml:space="preserve"> no clear correlation between </w:t>
      </w:r>
      <w:r w:rsidR="004D18BA">
        <w:rPr>
          <w:rFonts w:ascii="Times New Roman" w:eastAsia="Times New Roman" w:hAnsi="Times New Roman" w:cs="Times New Roman"/>
          <w:sz w:val="24"/>
          <w:szCs w:val="24"/>
          <w:lang w:val="en-US"/>
        </w:rPr>
        <w:t xml:space="preserve">the </w:t>
      </w:r>
      <w:r w:rsidR="00C266A5" w:rsidRPr="00C266A5">
        <w:rPr>
          <w:rFonts w:ascii="Times New Roman" w:eastAsia="Times New Roman" w:hAnsi="Times New Roman" w:cs="Times New Roman"/>
          <w:sz w:val="24"/>
          <w:szCs w:val="24"/>
          <w:lang w:val="en-US"/>
        </w:rPr>
        <w:t xml:space="preserve">rate of change (1990 to 2019) </w:t>
      </w:r>
      <w:r w:rsidR="001B33F4">
        <w:rPr>
          <w:rFonts w:ascii="Times New Roman" w:eastAsia="Times New Roman" w:hAnsi="Times New Roman" w:cs="Times New Roman"/>
          <w:sz w:val="24"/>
          <w:szCs w:val="24"/>
          <w:lang w:val="en-US"/>
        </w:rPr>
        <w:t xml:space="preserve">of the metrics </w:t>
      </w:r>
      <w:r w:rsidR="00C266A5" w:rsidRPr="00C266A5">
        <w:rPr>
          <w:rFonts w:ascii="Times New Roman" w:eastAsia="Times New Roman" w:hAnsi="Times New Roman" w:cs="Times New Roman"/>
          <w:sz w:val="24"/>
          <w:szCs w:val="24"/>
          <w:lang w:val="en-US"/>
        </w:rPr>
        <w:t xml:space="preserve">and SDI (2019) across countries (Figure </w:t>
      </w:r>
      <w:sdt>
        <w:sdtPr>
          <w:tag w:val="goog_rdk_32"/>
          <w:id w:val="-1037972654"/>
        </w:sdtPr>
        <w:sdtEndPr/>
        <w:sdtContent/>
      </w:sdt>
      <w:sdt>
        <w:sdtPr>
          <w:tag w:val="goog_rdk_33"/>
          <w:id w:val="1880353391"/>
        </w:sdtPr>
        <w:sdtEndPr/>
        <w:sdtContent/>
      </w:sdt>
      <w:r w:rsidR="00C266A5" w:rsidRPr="00C266A5">
        <w:rPr>
          <w:rFonts w:ascii="Times New Roman" w:eastAsia="Times New Roman" w:hAnsi="Times New Roman" w:cs="Times New Roman"/>
          <w:sz w:val="24"/>
          <w:szCs w:val="24"/>
          <w:lang w:val="en-US"/>
        </w:rPr>
        <w:t>3).</w:t>
      </w:r>
    </w:p>
    <w:p w14:paraId="40291401" w14:textId="079421AF" w:rsidR="009E5D9C" w:rsidRDefault="0060275F" w:rsidP="00CF630E">
      <w:pPr>
        <w:shd w:val="clear" w:color="auto" w:fill="FFFFFF"/>
        <w:spacing w:after="0" w:line="48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Figure 4 </w:t>
      </w:r>
      <w:r w:rsidR="00C16701">
        <w:rPr>
          <w:rFonts w:ascii="Times New Roman" w:eastAsia="Times New Roman" w:hAnsi="Times New Roman" w:cs="Times New Roman"/>
          <w:sz w:val="24"/>
          <w:szCs w:val="24"/>
          <w:lang w:val="en-US"/>
        </w:rPr>
        <w:t xml:space="preserve">depicts </w:t>
      </w:r>
      <w:r>
        <w:rPr>
          <w:rFonts w:ascii="Times New Roman" w:eastAsia="Times New Roman" w:hAnsi="Times New Roman" w:cs="Times New Roman"/>
          <w:sz w:val="24"/>
          <w:szCs w:val="24"/>
          <w:lang w:val="en-US"/>
        </w:rPr>
        <w:t xml:space="preserve">the change over time of exposure (SEV) for HFPG </w:t>
      </w:r>
      <w:r w:rsidRPr="004D18BA">
        <w:rPr>
          <w:rFonts w:ascii="Times New Roman" w:eastAsia="Times New Roman" w:hAnsi="Times New Roman" w:cs="Times New Roman"/>
          <w:sz w:val="24"/>
          <w:szCs w:val="24"/>
          <w:highlight w:val="green"/>
          <w:lang w:val="en-US"/>
        </w:rPr>
        <w:t>(</w:t>
      </w:r>
      <w:commentRangeStart w:id="25"/>
      <w:commentRangeStart w:id="26"/>
      <w:r w:rsidRPr="004D18BA">
        <w:rPr>
          <w:rFonts w:ascii="Times New Roman" w:eastAsia="Times New Roman" w:hAnsi="Times New Roman" w:cs="Times New Roman"/>
          <w:sz w:val="24"/>
          <w:szCs w:val="24"/>
          <w:highlight w:val="green"/>
          <w:lang w:val="en-US"/>
        </w:rPr>
        <w:t xml:space="preserve">broader </w:t>
      </w:r>
      <w:commentRangeEnd w:id="25"/>
      <w:r w:rsidRPr="004D18BA">
        <w:rPr>
          <w:rStyle w:val="Refdecomentrio"/>
          <w:highlight w:val="green"/>
        </w:rPr>
        <w:commentReference w:id="25"/>
      </w:r>
      <w:commentRangeEnd w:id="26"/>
      <w:r w:rsidR="004D18BA">
        <w:rPr>
          <w:rStyle w:val="Refdecomentrio"/>
        </w:rPr>
        <w:commentReference w:id="26"/>
      </w:r>
      <w:r w:rsidRPr="004D18BA">
        <w:rPr>
          <w:rFonts w:ascii="Times New Roman" w:eastAsia="Times New Roman" w:hAnsi="Times New Roman" w:cs="Times New Roman"/>
          <w:sz w:val="24"/>
          <w:szCs w:val="24"/>
          <w:highlight w:val="green"/>
          <w:lang w:val="en-US"/>
        </w:rPr>
        <w:t>red line)</w:t>
      </w:r>
      <w:r>
        <w:rPr>
          <w:rFonts w:ascii="Times New Roman" w:eastAsia="Times New Roman" w:hAnsi="Times New Roman" w:cs="Times New Roman"/>
          <w:sz w:val="24"/>
          <w:szCs w:val="24"/>
          <w:lang w:val="en-US"/>
        </w:rPr>
        <w:t xml:space="preserve"> </w:t>
      </w:r>
      <w:r w:rsidR="00FC6B6C">
        <w:rPr>
          <w:rFonts w:ascii="Times New Roman" w:eastAsia="Times New Roman" w:hAnsi="Times New Roman" w:cs="Times New Roman"/>
          <w:sz w:val="24"/>
          <w:szCs w:val="24"/>
          <w:lang w:val="en-US"/>
        </w:rPr>
        <w:t>alongside</w:t>
      </w:r>
      <w:r>
        <w:rPr>
          <w:rFonts w:ascii="Times New Roman" w:eastAsia="Times New Roman" w:hAnsi="Times New Roman" w:cs="Times New Roman"/>
          <w:sz w:val="24"/>
          <w:szCs w:val="24"/>
          <w:lang w:val="en-US"/>
        </w:rPr>
        <w:t xml:space="preserve"> of </w:t>
      </w:r>
      <w:r w:rsidR="00C16701">
        <w:rPr>
          <w:rFonts w:ascii="Times New Roman" w:eastAsia="Times New Roman" w:hAnsi="Times New Roman" w:cs="Times New Roman"/>
          <w:sz w:val="24"/>
          <w:szCs w:val="24"/>
          <w:lang w:val="en-US"/>
        </w:rPr>
        <w:t xml:space="preserve">similar changes of the major </w:t>
      </w:r>
      <w:r>
        <w:rPr>
          <w:rFonts w:ascii="Times New Roman" w:eastAsia="Times New Roman" w:hAnsi="Times New Roman" w:cs="Times New Roman"/>
          <w:sz w:val="24"/>
          <w:szCs w:val="24"/>
          <w:lang w:val="en-US"/>
        </w:rPr>
        <w:t xml:space="preserve">risk factors for diabetes. Though the variability across nations in change in HFPG exposure seen in the previous figure is also present here, </w:t>
      </w:r>
      <w:r w:rsidRPr="0060275F">
        <w:rPr>
          <w:rFonts w:ascii="Times New Roman" w:eastAsia="Times New Roman" w:hAnsi="Times New Roman" w:cs="Times New Roman"/>
          <w:sz w:val="24"/>
          <w:szCs w:val="24"/>
          <w:lang w:val="en-US"/>
        </w:rPr>
        <w:t>HFPG</w:t>
      </w:r>
      <w:r w:rsidR="005501C8">
        <w:rPr>
          <w:rFonts w:ascii="Times New Roman" w:eastAsia="Times New Roman" w:hAnsi="Times New Roman" w:cs="Times New Roman"/>
          <w:sz w:val="24"/>
          <w:szCs w:val="24"/>
          <w:lang w:val="en-US"/>
        </w:rPr>
        <w:t>'</w:t>
      </w:r>
      <w:r w:rsidR="00C16701">
        <w:rPr>
          <w:rFonts w:ascii="Times New Roman" w:eastAsia="Times New Roman" w:hAnsi="Times New Roman" w:cs="Times New Roman"/>
          <w:sz w:val="24"/>
          <w:szCs w:val="24"/>
          <w:lang w:val="en-US"/>
        </w:rPr>
        <w:t>s</w:t>
      </w:r>
      <w:r w:rsidRPr="0060275F">
        <w:rPr>
          <w:rFonts w:ascii="Times New Roman" w:eastAsia="Times New Roman" w:hAnsi="Times New Roman" w:cs="Times New Roman"/>
          <w:sz w:val="24"/>
          <w:szCs w:val="24"/>
          <w:lang w:val="en-US"/>
        </w:rPr>
        <w:t xml:space="preserve"> </w:t>
      </w:r>
      <w:r w:rsidRPr="009A207F">
        <w:rPr>
          <w:rFonts w:ascii="Times New Roman" w:eastAsia="Times New Roman" w:hAnsi="Times New Roman" w:cs="Times New Roman"/>
          <w:sz w:val="24"/>
          <w:szCs w:val="24"/>
          <w:lang w:val="en-US"/>
        </w:rPr>
        <w:t>SEV is always in ascension. W</w:t>
      </w:r>
      <w:r w:rsidRPr="0060275F">
        <w:rPr>
          <w:rFonts w:ascii="Times New Roman" w:eastAsia="Times New Roman" w:hAnsi="Times New Roman" w:cs="Times New Roman"/>
          <w:sz w:val="24"/>
          <w:szCs w:val="24"/>
          <w:lang w:val="en-US"/>
        </w:rPr>
        <w:t>hat is notable</w:t>
      </w:r>
      <w:r>
        <w:rPr>
          <w:rFonts w:ascii="Times New Roman" w:eastAsia="Times New Roman" w:hAnsi="Times New Roman" w:cs="Times New Roman"/>
          <w:sz w:val="24"/>
          <w:szCs w:val="24"/>
          <w:lang w:val="en-US"/>
        </w:rPr>
        <w:t xml:space="preserve"> in this figure </w:t>
      </w:r>
      <w:r w:rsidR="001B33F4">
        <w:rPr>
          <w:rFonts w:ascii="Times New Roman" w:eastAsia="Times New Roman" w:hAnsi="Times New Roman" w:cs="Times New Roman"/>
          <w:sz w:val="24"/>
          <w:szCs w:val="24"/>
          <w:lang w:val="en-US"/>
        </w:rPr>
        <w:t>are</w:t>
      </w:r>
      <w:r>
        <w:rPr>
          <w:rFonts w:ascii="Times New Roman" w:eastAsia="Times New Roman" w:hAnsi="Times New Roman" w:cs="Times New Roman"/>
          <w:sz w:val="24"/>
          <w:szCs w:val="24"/>
          <w:lang w:val="en-US"/>
        </w:rPr>
        <w:t xml:space="preserve"> the </w:t>
      </w:r>
      <w:r w:rsidR="001B33F4">
        <w:rPr>
          <w:rFonts w:ascii="Times New Roman" w:eastAsia="Times New Roman" w:hAnsi="Times New Roman" w:cs="Times New Roman"/>
          <w:sz w:val="24"/>
          <w:szCs w:val="24"/>
          <w:lang w:val="en-US"/>
        </w:rPr>
        <w:t xml:space="preserve">parallel ascending </w:t>
      </w:r>
      <w:r>
        <w:rPr>
          <w:rFonts w:ascii="Times New Roman" w:eastAsia="Times New Roman" w:hAnsi="Times New Roman" w:cs="Times New Roman"/>
          <w:sz w:val="24"/>
          <w:szCs w:val="24"/>
          <w:lang w:val="en-US"/>
        </w:rPr>
        <w:t xml:space="preserve">tendencies of most of the subjacent risk factors. This is particularly true for a diet high </w:t>
      </w:r>
      <w:r w:rsidR="005501C8">
        <w:rPr>
          <w:rFonts w:ascii="Times New Roman" w:eastAsia="Times New Roman" w:hAnsi="Times New Roman" w:cs="Times New Roman"/>
          <w:sz w:val="24"/>
          <w:szCs w:val="24"/>
          <w:lang w:val="en-US"/>
        </w:rPr>
        <w:t>in sugar</w:t>
      </w:r>
      <w:r w:rsidR="001B33F4">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sweetened </w:t>
      </w:r>
      <w:r>
        <w:rPr>
          <w:rFonts w:ascii="Times New Roman" w:eastAsia="Times New Roman" w:hAnsi="Times New Roman" w:cs="Times New Roman"/>
          <w:sz w:val="24"/>
          <w:szCs w:val="24"/>
          <w:lang w:val="en-US"/>
        </w:rPr>
        <w:lastRenderedPageBreak/>
        <w:t>beverages and high body mass index. Though much variation exists, HFPG generally</w:t>
      </w:r>
      <w:r w:rsidR="001B33F4">
        <w:rPr>
          <w:rFonts w:ascii="Times New Roman" w:eastAsia="Times New Roman" w:hAnsi="Times New Roman" w:cs="Times New Roman"/>
          <w:sz w:val="24"/>
          <w:szCs w:val="24"/>
          <w:lang w:val="en-US"/>
        </w:rPr>
        <w:t xml:space="preserve"> tracks</w:t>
      </w:r>
      <w:r>
        <w:rPr>
          <w:rFonts w:ascii="Times New Roman" w:eastAsia="Times New Roman" w:hAnsi="Times New Roman" w:cs="Times New Roman"/>
          <w:sz w:val="24"/>
          <w:szCs w:val="24"/>
          <w:lang w:val="en-US"/>
        </w:rPr>
        <w:t xml:space="preserve"> </w:t>
      </w:r>
      <w:r w:rsidR="00FC6B6C">
        <w:rPr>
          <w:rFonts w:ascii="Times New Roman" w:eastAsia="Times New Roman" w:hAnsi="Times New Roman" w:cs="Times New Roman"/>
          <w:sz w:val="24"/>
          <w:szCs w:val="24"/>
          <w:lang w:val="en-US"/>
        </w:rPr>
        <w:t>during</w:t>
      </w:r>
      <w:r>
        <w:rPr>
          <w:rFonts w:ascii="Times New Roman" w:eastAsia="Times New Roman" w:hAnsi="Times New Roman" w:cs="Times New Roman"/>
          <w:sz w:val="24"/>
          <w:szCs w:val="24"/>
          <w:lang w:val="en-US"/>
        </w:rPr>
        <w:t xml:space="preserve"> its subjacent risk factors</w:t>
      </w:r>
      <w:r w:rsidR="00C266A5" w:rsidRPr="00C266A5">
        <w:rPr>
          <w:rFonts w:ascii="Times New Roman" w:eastAsia="Times New Roman" w:hAnsi="Times New Roman" w:cs="Times New Roman"/>
          <w:sz w:val="24"/>
          <w:szCs w:val="24"/>
          <w:lang w:val="en-US"/>
        </w:rPr>
        <w:t>.</w:t>
      </w:r>
    </w:p>
    <w:p w14:paraId="02F13DB0" w14:textId="7A9E5F94" w:rsidR="009E5D9C" w:rsidRPr="00C266A5" w:rsidRDefault="001B40F5" w:rsidP="00CF630E">
      <w:pPr>
        <w:spacing w:after="0" w:line="480" w:lineRule="auto"/>
        <w:ind w:firstLine="720"/>
        <w:jc w:val="both"/>
        <w:rPr>
          <w:rFonts w:ascii="Times New Roman" w:eastAsia="Times New Roman" w:hAnsi="Times New Roman" w:cs="Times New Roman"/>
          <w:sz w:val="24"/>
          <w:szCs w:val="24"/>
          <w:highlight w:val="yellow"/>
          <w:lang w:val="en-US"/>
        </w:rPr>
      </w:pPr>
      <w:r>
        <w:rPr>
          <w:rFonts w:ascii="Times New Roman" w:eastAsia="Times New Roman" w:hAnsi="Times New Roman" w:cs="Times New Roman"/>
          <w:sz w:val="24"/>
          <w:szCs w:val="24"/>
          <w:lang w:val="en-US"/>
        </w:rPr>
        <w:t xml:space="preserve">Supplementary Figure 1 shows </w:t>
      </w:r>
      <w:r w:rsidRPr="00844240">
        <w:rPr>
          <w:rFonts w:ascii="Times New Roman" w:eastAsia="Times New Roman" w:hAnsi="Times New Roman" w:cs="Times New Roman"/>
          <w:sz w:val="24"/>
          <w:szCs w:val="24"/>
          <w:lang w:val="en-US"/>
        </w:rPr>
        <w:t xml:space="preserve">the </w:t>
      </w:r>
      <w:sdt>
        <w:sdtPr>
          <w:tag w:val="goog_rdk_34"/>
          <w:id w:val="478743962"/>
        </w:sdtPr>
        <w:sdtEndPr/>
        <w:sdtContent/>
      </w:sdt>
      <w:sdt>
        <w:sdtPr>
          <w:tag w:val="goog_rdk_35"/>
          <w:id w:val="251169219"/>
        </w:sdtPr>
        <w:sdtEndPr/>
        <w:sdtContent/>
      </w:sdt>
      <w:r w:rsidR="009E5D9C" w:rsidRPr="00844240">
        <w:rPr>
          <w:rFonts w:ascii="Times New Roman" w:eastAsia="Times New Roman" w:hAnsi="Times New Roman" w:cs="Times New Roman"/>
          <w:sz w:val="24"/>
          <w:szCs w:val="24"/>
          <w:lang w:val="en-US"/>
        </w:rPr>
        <w:t>leading 15</w:t>
      </w:r>
      <w:r w:rsidR="009E5D9C" w:rsidRPr="00C266A5">
        <w:rPr>
          <w:rFonts w:ascii="Times New Roman" w:eastAsia="Times New Roman" w:hAnsi="Times New Roman" w:cs="Times New Roman"/>
          <w:sz w:val="24"/>
          <w:szCs w:val="24"/>
          <w:lang w:val="en-US"/>
        </w:rPr>
        <w:t xml:space="preserve"> Level 3 causes of global DALYs due to HFPG in 1990 and 2019</w:t>
      </w:r>
      <w:r>
        <w:rPr>
          <w:rFonts w:ascii="Times New Roman" w:eastAsia="Times New Roman" w:hAnsi="Times New Roman" w:cs="Times New Roman"/>
          <w:sz w:val="24"/>
          <w:szCs w:val="24"/>
          <w:lang w:val="en-US"/>
        </w:rPr>
        <w:t>. Much consistency across nations is seen h</w:t>
      </w:r>
      <w:r w:rsidR="001B33F4">
        <w:rPr>
          <w:rFonts w:ascii="Times New Roman" w:eastAsia="Times New Roman" w:hAnsi="Times New Roman" w:cs="Times New Roman"/>
          <w:sz w:val="24"/>
          <w:szCs w:val="24"/>
          <w:lang w:val="en-US"/>
        </w:rPr>
        <w:t>e</w:t>
      </w:r>
      <w:r>
        <w:rPr>
          <w:rFonts w:ascii="Times New Roman" w:eastAsia="Times New Roman" w:hAnsi="Times New Roman" w:cs="Times New Roman"/>
          <w:sz w:val="24"/>
          <w:szCs w:val="24"/>
          <w:lang w:val="en-US"/>
        </w:rPr>
        <w:t>re, with</w:t>
      </w:r>
      <w:r w:rsidR="009E5D9C" w:rsidRPr="00C266A5">
        <w:rPr>
          <w:rFonts w:ascii="Times New Roman" w:eastAsia="Times New Roman" w:hAnsi="Times New Roman" w:cs="Times New Roman"/>
          <w:sz w:val="24"/>
          <w:szCs w:val="24"/>
          <w:lang w:val="en-US"/>
        </w:rPr>
        <w:t xml:space="preserve"> diabetes</w:t>
      </w:r>
      <w:r w:rsidR="00BA7265">
        <w:rPr>
          <w:rFonts w:ascii="Times New Roman" w:eastAsia="Times New Roman" w:hAnsi="Times New Roman" w:cs="Times New Roman"/>
          <w:sz w:val="24"/>
          <w:szCs w:val="24"/>
          <w:lang w:val="en-US"/>
        </w:rPr>
        <w:t xml:space="preserve"> (which englobes </w:t>
      </w:r>
      <w:r w:rsidR="00A50F35">
        <w:rPr>
          <w:rFonts w:ascii="Times New Roman" w:eastAsia="Times New Roman" w:hAnsi="Times New Roman" w:cs="Times New Roman"/>
          <w:sz w:val="24"/>
          <w:szCs w:val="24"/>
          <w:lang w:val="en-US"/>
        </w:rPr>
        <w:t>premature mortality due to diabetes, vision loss and blindness due to diabetic retinopathy, diabetic foot and amputation, and the burden of living with uncomplicated diabetes)</w:t>
      </w:r>
      <w:r w:rsidR="009E5D9C" w:rsidRPr="00C266A5">
        <w:rPr>
          <w:rFonts w:ascii="Times New Roman" w:eastAsia="Times New Roman" w:hAnsi="Times New Roman" w:cs="Times New Roman"/>
          <w:sz w:val="24"/>
          <w:szCs w:val="24"/>
          <w:lang w:val="en-US"/>
        </w:rPr>
        <w:t xml:space="preserve">, ischemic heart disease, </w:t>
      </w:r>
      <w:r>
        <w:rPr>
          <w:rFonts w:ascii="Times New Roman" w:eastAsia="Times New Roman" w:hAnsi="Times New Roman" w:cs="Times New Roman"/>
          <w:sz w:val="24"/>
          <w:szCs w:val="24"/>
          <w:lang w:val="en-US"/>
        </w:rPr>
        <w:t>s</w:t>
      </w:r>
      <w:r w:rsidRPr="00C266A5">
        <w:rPr>
          <w:rFonts w:ascii="Times New Roman" w:eastAsia="Times New Roman" w:hAnsi="Times New Roman" w:cs="Times New Roman"/>
          <w:sz w:val="24"/>
          <w:szCs w:val="24"/>
          <w:lang w:val="en-US"/>
        </w:rPr>
        <w:t>troke</w:t>
      </w:r>
      <w:r w:rsidR="009E5D9C" w:rsidRPr="00C266A5">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and </w:t>
      </w:r>
      <w:r w:rsidR="009E5D9C" w:rsidRPr="00C266A5">
        <w:rPr>
          <w:rFonts w:ascii="Times New Roman" w:eastAsia="Times New Roman" w:hAnsi="Times New Roman" w:cs="Times New Roman"/>
          <w:sz w:val="24"/>
          <w:szCs w:val="24"/>
          <w:lang w:val="en-US"/>
        </w:rPr>
        <w:t xml:space="preserve">chronic kidney disease </w:t>
      </w:r>
      <w:r>
        <w:rPr>
          <w:rFonts w:ascii="Times New Roman" w:eastAsia="Times New Roman" w:hAnsi="Times New Roman" w:cs="Times New Roman"/>
          <w:sz w:val="24"/>
          <w:szCs w:val="24"/>
          <w:lang w:val="en-US"/>
        </w:rPr>
        <w:t xml:space="preserve">always being the top four causes </w:t>
      </w:r>
      <w:commentRangeStart w:id="27"/>
      <w:r>
        <w:rPr>
          <w:rFonts w:ascii="Times New Roman" w:eastAsia="Times New Roman" w:hAnsi="Times New Roman" w:cs="Times New Roman"/>
          <w:sz w:val="24"/>
          <w:szCs w:val="24"/>
          <w:lang w:val="en-US"/>
        </w:rPr>
        <w:t>affected</w:t>
      </w:r>
      <w:commentRangeEnd w:id="27"/>
      <w:r w:rsidR="00041B74">
        <w:rPr>
          <w:rStyle w:val="Refdecomentrio"/>
        </w:rPr>
        <w:commentReference w:id="27"/>
      </w:r>
      <w:r>
        <w:rPr>
          <w:rFonts w:ascii="Times New Roman" w:eastAsia="Times New Roman" w:hAnsi="Times New Roman" w:cs="Times New Roman"/>
          <w:sz w:val="24"/>
          <w:szCs w:val="24"/>
          <w:lang w:val="en-US"/>
        </w:rPr>
        <w:t>.</w:t>
      </w:r>
    </w:p>
    <w:p w14:paraId="5EF4C897" w14:textId="25869325" w:rsidR="00C16701" w:rsidRPr="00F8565A" w:rsidRDefault="00497B66" w:rsidP="00C16701">
      <w:pPr>
        <w:rPr>
          <w:lang w:val="en-US"/>
        </w:rPr>
      </w:pPr>
      <w:r w:rsidRPr="00F8565A">
        <w:rPr>
          <w:lang w:val="en-US"/>
        </w:rPr>
        <w:t xml:space="preserve"> </w:t>
      </w:r>
    </w:p>
    <w:p w14:paraId="6FC023F7" w14:textId="77777777" w:rsidR="00C16701" w:rsidRPr="00C266A5" w:rsidRDefault="002467B6" w:rsidP="00C16701">
      <w:pPr>
        <w:spacing w:after="0" w:line="480" w:lineRule="auto"/>
        <w:jc w:val="both"/>
        <w:rPr>
          <w:rFonts w:ascii="Times New Roman" w:eastAsia="Times New Roman" w:hAnsi="Times New Roman" w:cs="Times New Roman"/>
          <w:b/>
          <w:sz w:val="24"/>
          <w:szCs w:val="24"/>
          <w:lang w:val="en-US"/>
        </w:rPr>
      </w:pPr>
      <w:sdt>
        <w:sdtPr>
          <w:tag w:val="goog_rdk_48"/>
          <w:id w:val="1227577487"/>
        </w:sdtPr>
        <w:sdtEndPr/>
        <w:sdtContent>
          <w:commentRangeStart w:id="28"/>
        </w:sdtContent>
      </w:sdt>
      <w:sdt>
        <w:sdtPr>
          <w:tag w:val="goog_rdk_49"/>
          <w:id w:val="-1301226360"/>
          <w:showingPlcHdr/>
        </w:sdtPr>
        <w:sdtEndPr/>
        <w:sdtContent>
          <w:r w:rsidR="00C16701" w:rsidRPr="00F8565A">
            <w:rPr>
              <w:lang w:val="en-US"/>
            </w:rPr>
            <w:t xml:space="preserve">     </w:t>
          </w:r>
          <w:commentRangeStart w:id="29"/>
          <w:commentRangeStart w:id="30"/>
          <w:commentRangeStart w:id="31"/>
          <w:commentRangeStart w:id="32"/>
        </w:sdtContent>
      </w:sdt>
      <w:r w:rsidR="00C16701" w:rsidRPr="008603A5">
        <w:rPr>
          <w:rFonts w:ascii="Times New Roman" w:eastAsia="Times New Roman" w:hAnsi="Times New Roman" w:cs="Times New Roman"/>
          <w:b/>
          <w:sz w:val="24"/>
          <w:szCs w:val="24"/>
          <w:lang w:val="en-US"/>
        </w:rPr>
        <w:t>Discussion</w:t>
      </w:r>
      <w:commentRangeEnd w:id="28"/>
      <w:r w:rsidR="00C16701" w:rsidRPr="008603A5">
        <w:commentReference w:id="28"/>
      </w:r>
      <w:commentRangeEnd w:id="29"/>
      <w:r w:rsidR="00C16701" w:rsidRPr="008603A5">
        <w:commentReference w:id="29"/>
      </w:r>
      <w:commentRangeEnd w:id="30"/>
      <w:r w:rsidR="00C16701" w:rsidRPr="008603A5">
        <w:rPr>
          <w:rStyle w:val="Refdecomentrio"/>
        </w:rPr>
        <w:commentReference w:id="30"/>
      </w:r>
      <w:commentRangeEnd w:id="31"/>
      <w:r w:rsidR="00337F18">
        <w:rPr>
          <w:rStyle w:val="Refdecomentrio"/>
        </w:rPr>
        <w:commentReference w:id="31"/>
      </w:r>
      <w:commentRangeEnd w:id="32"/>
      <w:r w:rsidR="004D18BA">
        <w:rPr>
          <w:rStyle w:val="Refdecomentrio"/>
        </w:rPr>
        <w:commentReference w:id="32"/>
      </w:r>
      <w:r w:rsidR="00C16701" w:rsidRPr="00C266A5">
        <w:rPr>
          <w:rFonts w:ascii="Times New Roman" w:eastAsia="Times New Roman" w:hAnsi="Times New Roman" w:cs="Times New Roman"/>
          <w:b/>
          <w:sz w:val="24"/>
          <w:szCs w:val="24"/>
          <w:lang w:val="en-US"/>
        </w:rPr>
        <w:t xml:space="preserve"> </w:t>
      </w:r>
    </w:p>
    <w:p w14:paraId="3930B623" w14:textId="0BDFDF61" w:rsidR="00C16701" w:rsidRDefault="00DF109A" w:rsidP="00C16701">
      <w:pPr>
        <w:spacing w:after="0" w:line="48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w:t>
      </w:r>
      <w:r w:rsidR="00C16701" w:rsidRPr="00C266A5">
        <w:rPr>
          <w:rFonts w:ascii="Times New Roman" w:eastAsia="Times New Roman" w:hAnsi="Times New Roman" w:cs="Times New Roman"/>
          <w:sz w:val="24"/>
          <w:szCs w:val="24"/>
          <w:lang w:val="en-US"/>
        </w:rPr>
        <w:t xml:space="preserve"> 2019</w:t>
      </w:r>
      <w:r w:rsidR="005501C8">
        <w:rPr>
          <w:rFonts w:ascii="Times New Roman" w:eastAsia="Times New Roman" w:hAnsi="Times New Roman" w:cs="Times New Roman"/>
          <w:sz w:val="24"/>
          <w:szCs w:val="24"/>
          <w:lang w:val="en-US"/>
        </w:rPr>
        <w:t>,</w:t>
      </w:r>
      <w:r w:rsidR="00C16701" w:rsidRPr="00C266A5">
        <w:rPr>
          <w:rFonts w:ascii="Times New Roman" w:eastAsia="Times New Roman" w:hAnsi="Times New Roman" w:cs="Times New Roman"/>
          <w:sz w:val="24"/>
          <w:szCs w:val="24"/>
          <w:lang w:val="en-US"/>
        </w:rPr>
        <w:t xml:space="preserve"> South America</w:t>
      </w:r>
      <w:r w:rsidR="005501C8">
        <w:rPr>
          <w:rFonts w:ascii="Times New Roman" w:eastAsia="Times New Roman" w:hAnsi="Times New Roman" w:cs="Times New Roman"/>
          <w:sz w:val="24"/>
          <w:szCs w:val="24"/>
          <w:lang w:val="en-US"/>
        </w:rPr>
        <w:t>'</w:t>
      </w:r>
      <w:r w:rsidR="00C16701" w:rsidRPr="00C266A5">
        <w:rPr>
          <w:rFonts w:ascii="Times New Roman" w:eastAsia="Times New Roman" w:hAnsi="Times New Roman" w:cs="Times New Roman"/>
          <w:sz w:val="24"/>
          <w:szCs w:val="24"/>
          <w:lang w:val="en-US"/>
        </w:rPr>
        <w:t xml:space="preserve">s HFPG burden </w:t>
      </w:r>
      <w:r w:rsidR="00CA0EEC">
        <w:rPr>
          <w:rFonts w:ascii="Times New Roman" w:eastAsia="Times New Roman" w:hAnsi="Times New Roman" w:cs="Times New Roman"/>
          <w:sz w:val="24"/>
          <w:szCs w:val="24"/>
          <w:lang w:val="en-US"/>
        </w:rPr>
        <w:t>was</w:t>
      </w:r>
      <w:r w:rsidR="00C16701" w:rsidRPr="00C266A5">
        <w:rPr>
          <w:rFonts w:ascii="Times New Roman" w:eastAsia="Times New Roman" w:hAnsi="Times New Roman" w:cs="Times New Roman"/>
          <w:sz w:val="24"/>
          <w:szCs w:val="24"/>
          <w:lang w:val="en-US"/>
        </w:rPr>
        <w:t xml:space="preserve"> </w:t>
      </w:r>
      <w:r w:rsidR="00141DD5">
        <w:rPr>
          <w:rFonts w:ascii="Times New Roman" w:eastAsia="Times New Roman" w:hAnsi="Times New Roman" w:cs="Times New Roman"/>
          <w:sz w:val="24"/>
          <w:szCs w:val="24"/>
          <w:lang w:val="en-US"/>
        </w:rPr>
        <w:t>large</w:t>
      </w:r>
      <w:r w:rsidR="000329A2">
        <w:rPr>
          <w:rFonts w:ascii="Times New Roman" w:eastAsia="Times New Roman" w:hAnsi="Times New Roman" w:cs="Times New Roman"/>
          <w:sz w:val="24"/>
          <w:szCs w:val="24"/>
          <w:lang w:val="en-US"/>
        </w:rPr>
        <w:t xml:space="preserve"> overall </w:t>
      </w:r>
      <w:r w:rsidR="00C16701" w:rsidRPr="00C266A5">
        <w:rPr>
          <w:rFonts w:ascii="Times New Roman" w:eastAsia="Times New Roman" w:hAnsi="Times New Roman" w:cs="Times New Roman"/>
          <w:sz w:val="24"/>
          <w:szCs w:val="24"/>
          <w:lang w:val="en-US"/>
        </w:rPr>
        <w:t xml:space="preserve">and </w:t>
      </w:r>
      <w:r w:rsidR="000329A2">
        <w:rPr>
          <w:rFonts w:ascii="Times New Roman" w:eastAsia="Times New Roman" w:hAnsi="Times New Roman" w:cs="Times New Roman"/>
          <w:sz w:val="24"/>
          <w:szCs w:val="24"/>
          <w:lang w:val="en-US"/>
        </w:rPr>
        <w:t xml:space="preserve">markedly </w:t>
      </w:r>
      <w:r w:rsidR="00C16701" w:rsidRPr="00C266A5">
        <w:rPr>
          <w:rFonts w:ascii="Times New Roman" w:eastAsia="Times New Roman" w:hAnsi="Times New Roman" w:cs="Times New Roman"/>
          <w:sz w:val="24"/>
          <w:szCs w:val="24"/>
          <w:lang w:val="en-US"/>
        </w:rPr>
        <w:t xml:space="preserve">heterogeneous across countries. While </w:t>
      </w:r>
      <w:r w:rsidR="00CA0EEC">
        <w:rPr>
          <w:rFonts w:ascii="Times New Roman" w:eastAsia="Times New Roman" w:hAnsi="Times New Roman" w:cs="Times New Roman"/>
          <w:sz w:val="24"/>
          <w:szCs w:val="24"/>
          <w:lang w:val="en-US"/>
        </w:rPr>
        <w:t>its</w:t>
      </w:r>
      <w:r w:rsidR="00C16701" w:rsidRPr="00C266A5">
        <w:rPr>
          <w:rFonts w:ascii="Times New Roman" w:eastAsia="Times New Roman" w:hAnsi="Times New Roman" w:cs="Times New Roman"/>
          <w:sz w:val="24"/>
          <w:szCs w:val="24"/>
          <w:lang w:val="en-US"/>
        </w:rPr>
        <w:t xml:space="preserve"> age-standardized mortality burden </w:t>
      </w:r>
      <w:r w:rsidR="004D18BA">
        <w:rPr>
          <w:rFonts w:ascii="Times New Roman" w:eastAsia="Times New Roman" w:hAnsi="Times New Roman" w:cs="Times New Roman"/>
          <w:sz w:val="24"/>
          <w:szCs w:val="24"/>
          <w:lang w:val="en-US"/>
        </w:rPr>
        <w:t>decreased from 1990 to 2019, the frequency and severity of the cause of the burden—excessive exposure to hyperglycemia</w:t>
      </w:r>
      <w:del w:id="33" w:author="PPGEPI" w:date="2024-04-19T15:34:00Z">
        <w:r w:rsidR="004D18BA" w:rsidDel="005C744E">
          <w:rPr>
            <w:rFonts w:ascii="Times New Roman" w:eastAsia="Times New Roman" w:hAnsi="Times New Roman" w:cs="Times New Roman"/>
            <w:sz w:val="24"/>
            <w:szCs w:val="24"/>
            <w:lang w:val="en-US"/>
          </w:rPr>
          <w:delText>—has</w:delText>
        </w:r>
        <w:r w:rsidR="00C16701" w:rsidRPr="00C266A5" w:rsidDel="005C744E">
          <w:rPr>
            <w:rFonts w:ascii="Times New Roman" w:eastAsia="Times New Roman" w:hAnsi="Times New Roman" w:cs="Times New Roman"/>
            <w:sz w:val="24"/>
            <w:szCs w:val="24"/>
            <w:lang w:val="en-US"/>
          </w:rPr>
          <w:delText xml:space="preserve"> risen</w:delText>
        </w:r>
        <w:r w:rsidR="00844240" w:rsidDel="005C744E">
          <w:rPr>
            <w:rFonts w:ascii="Times New Roman" w:eastAsia="Times New Roman" w:hAnsi="Times New Roman" w:cs="Times New Roman"/>
            <w:sz w:val="24"/>
            <w:szCs w:val="24"/>
            <w:lang w:val="en-US"/>
          </w:rPr>
          <w:delText>. The</w:delText>
        </w:r>
        <w:r w:rsidR="00C16701" w:rsidRPr="00C266A5" w:rsidDel="005C744E">
          <w:rPr>
            <w:rFonts w:ascii="Times New Roman" w:eastAsia="Times New Roman" w:hAnsi="Times New Roman" w:cs="Times New Roman"/>
            <w:sz w:val="24"/>
            <w:szCs w:val="24"/>
            <w:lang w:val="en-US"/>
          </w:rPr>
          <w:delText xml:space="preserve"> combination of </w:delText>
        </w:r>
        <w:r w:rsidR="000329A2" w:rsidDel="005C744E">
          <w:rPr>
            <w:rFonts w:ascii="Times New Roman" w:eastAsia="Times New Roman" w:hAnsi="Times New Roman" w:cs="Times New Roman"/>
            <w:sz w:val="24"/>
            <w:szCs w:val="24"/>
            <w:lang w:val="en-US"/>
          </w:rPr>
          <w:delText>this</w:delText>
        </w:r>
        <w:r w:rsidR="000329A2" w:rsidRPr="00C266A5" w:rsidDel="005C744E">
          <w:rPr>
            <w:rFonts w:ascii="Times New Roman" w:eastAsia="Times New Roman" w:hAnsi="Times New Roman" w:cs="Times New Roman"/>
            <w:sz w:val="24"/>
            <w:szCs w:val="24"/>
            <w:lang w:val="en-US"/>
          </w:rPr>
          <w:delText xml:space="preserve"> </w:delText>
        </w:r>
        <w:r w:rsidR="00C16701" w:rsidRPr="00C266A5" w:rsidDel="005C744E">
          <w:rPr>
            <w:rFonts w:ascii="Times New Roman" w:eastAsia="Times New Roman" w:hAnsi="Times New Roman" w:cs="Times New Roman"/>
            <w:sz w:val="24"/>
            <w:szCs w:val="24"/>
            <w:lang w:val="en-US"/>
          </w:rPr>
          <w:delText>ris</w:delText>
        </w:r>
        <w:r w:rsidR="000329A2" w:rsidDel="005C744E">
          <w:rPr>
            <w:rFonts w:ascii="Times New Roman" w:eastAsia="Times New Roman" w:hAnsi="Times New Roman" w:cs="Times New Roman"/>
            <w:sz w:val="24"/>
            <w:szCs w:val="24"/>
            <w:lang w:val="en-US"/>
          </w:rPr>
          <w:delText>e</w:delText>
        </w:r>
      </w:del>
      <w:ins w:id="34" w:author="PPGEPI" w:date="2024-04-19T15:34:00Z">
        <w:r w:rsidR="005C744E">
          <w:rPr>
            <w:rFonts w:ascii="Times New Roman" w:eastAsia="Times New Roman" w:hAnsi="Times New Roman" w:cs="Times New Roman"/>
            <w:sz w:val="24"/>
            <w:szCs w:val="24"/>
            <w:lang w:val="en-US"/>
          </w:rPr>
          <w:t xml:space="preserve">—have risen. The combination of this rise in </w:t>
        </w:r>
      </w:ins>
      <w:ins w:id="35" w:author="PPGEPI" w:date="2024-04-19T15:35:00Z">
        <w:r w:rsidR="0093764F">
          <w:rPr>
            <w:rFonts w:ascii="Times New Roman" w:eastAsia="Times New Roman" w:hAnsi="Times New Roman" w:cs="Times New Roman"/>
            <w:sz w:val="24"/>
            <w:szCs w:val="24"/>
            <w:lang w:val="en-US"/>
          </w:rPr>
          <w:t>YLDs</w:t>
        </w:r>
      </w:ins>
      <w:r w:rsidR="00C16701" w:rsidRPr="00C266A5">
        <w:rPr>
          <w:rFonts w:ascii="Times New Roman" w:eastAsia="Times New Roman" w:hAnsi="Times New Roman" w:cs="Times New Roman"/>
          <w:sz w:val="24"/>
          <w:szCs w:val="24"/>
          <w:lang w:val="en-US"/>
        </w:rPr>
        <w:t xml:space="preserve"> and </w:t>
      </w:r>
      <w:ins w:id="36" w:author="PPGEPI" w:date="2024-04-19T15:34:00Z">
        <w:r w:rsidR="005C744E" w:rsidRPr="00C266A5">
          <w:rPr>
            <w:rFonts w:ascii="Times New Roman" w:eastAsia="Times New Roman" w:hAnsi="Times New Roman" w:cs="Times New Roman"/>
            <w:sz w:val="24"/>
            <w:szCs w:val="24"/>
            <w:lang w:val="en-US"/>
          </w:rPr>
          <w:t>YLLs</w:t>
        </w:r>
        <w:r w:rsidR="005C744E" w:rsidRPr="00C266A5">
          <w:rPr>
            <w:rFonts w:ascii="Times New Roman" w:eastAsia="Times New Roman" w:hAnsi="Times New Roman" w:cs="Times New Roman"/>
            <w:sz w:val="24"/>
            <w:szCs w:val="24"/>
            <w:lang w:val="en-US"/>
          </w:rPr>
          <w:t xml:space="preserve"> </w:t>
        </w:r>
      </w:ins>
      <w:r w:rsidR="00C16701" w:rsidRPr="00C266A5">
        <w:rPr>
          <w:rFonts w:ascii="Times New Roman" w:eastAsia="Times New Roman" w:hAnsi="Times New Roman" w:cs="Times New Roman"/>
          <w:sz w:val="24"/>
          <w:szCs w:val="24"/>
          <w:lang w:val="en-US"/>
        </w:rPr>
        <w:t xml:space="preserve">falling </w:t>
      </w:r>
      <w:del w:id="37" w:author="PPGEPI" w:date="2024-04-19T15:34:00Z">
        <w:r w:rsidR="00C16701" w:rsidRPr="00C266A5" w:rsidDel="005C744E">
          <w:rPr>
            <w:rFonts w:ascii="Times New Roman" w:eastAsia="Times New Roman" w:hAnsi="Times New Roman" w:cs="Times New Roman"/>
            <w:sz w:val="24"/>
            <w:szCs w:val="24"/>
            <w:lang w:val="en-US"/>
          </w:rPr>
          <w:delText xml:space="preserve">YLLs </w:delText>
        </w:r>
      </w:del>
      <w:r w:rsidR="000329A2">
        <w:rPr>
          <w:rFonts w:ascii="Times New Roman" w:eastAsia="Times New Roman" w:hAnsi="Times New Roman" w:cs="Times New Roman"/>
          <w:sz w:val="24"/>
          <w:szCs w:val="24"/>
          <w:lang w:val="en-US"/>
        </w:rPr>
        <w:t xml:space="preserve">has </w:t>
      </w:r>
      <w:r w:rsidR="000329A2" w:rsidRPr="00C266A5">
        <w:rPr>
          <w:rFonts w:ascii="Times New Roman" w:eastAsia="Times New Roman" w:hAnsi="Times New Roman" w:cs="Times New Roman"/>
          <w:sz w:val="24"/>
          <w:szCs w:val="24"/>
          <w:lang w:val="en-US"/>
        </w:rPr>
        <w:t>produc</w:t>
      </w:r>
      <w:r w:rsidR="000329A2">
        <w:rPr>
          <w:rFonts w:ascii="Times New Roman" w:eastAsia="Times New Roman" w:hAnsi="Times New Roman" w:cs="Times New Roman"/>
          <w:sz w:val="24"/>
          <w:szCs w:val="24"/>
          <w:lang w:val="en-US"/>
        </w:rPr>
        <w:t>ed</w:t>
      </w:r>
      <w:r w:rsidR="000329A2" w:rsidRPr="00C266A5">
        <w:rPr>
          <w:rFonts w:ascii="Times New Roman" w:eastAsia="Times New Roman" w:hAnsi="Times New Roman" w:cs="Times New Roman"/>
          <w:sz w:val="24"/>
          <w:szCs w:val="24"/>
          <w:lang w:val="en-US"/>
        </w:rPr>
        <w:t xml:space="preserve"> </w:t>
      </w:r>
      <w:r w:rsidR="00C16701" w:rsidRPr="00C266A5">
        <w:rPr>
          <w:rFonts w:ascii="Times New Roman" w:eastAsia="Times New Roman" w:hAnsi="Times New Roman" w:cs="Times New Roman"/>
          <w:sz w:val="24"/>
          <w:szCs w:val="24"/>
          <w:lang w:val="en-US"/>
        </w:rPr>
        <w:t xml:space="preserve">a </w:t>
      </w:r>
      <w:r w:rsidR="00141DD5">
        <w:rPr>
          <w:rFonts w:ascii="Times New Roman" w:eastAsia="Times New Roman" w:hAnsi="Times New Roman" w:cs="Times New Roman"/>
          <w:sz w:val="24"/>
          <w:szCs w:val="24"/>
          <w:lang w:val="en-US"/>
        </w:rPr>
        <w:t xml:space="preserve">slow but steady </w:t>
      </w:r>
      <w:r w:rsidR="00C16701" w:rsidRPr="00C266A5">
        <w:rPr>
          <w:rFonts w:ascii="Times New Roman" w:eastAsia="Times New Roman" w:hAnsi="Times New Roman" w:cs="Times New Roman"/>
          <w:sz w:val="24"/>
          <w:szCs w:val="24"/>
          <w:lang w:val="en-US"/>
        </w:rPr>
        <w:t>shift in burden from premature mortality to living with incapacity.</w:t>
      </w:r>
      <w:r w:rsidR="000329A2">
        <w:rPr>
          <w:rFonts w:ascii="Times New Roman" w:eastAsia="Times New Roman" w:hAnsi="Times New Roman" w:cs="Times New Roman"/>
          <w:sz w:val="24"/>
          <w:szCs w:val="24"/>
          <w:lang w:val="en-US"/>
        </w:rPr>
        <w:t xml:space="preserve"> </w:t>
      </w:r>
    </w:p>
    <w:p w14:paraId="52627B4D" w14:textId="3A8FCF16" w:rsidR="000329A2" w:rsidRDefault="000329A2" w:rsidP="0093764F">
      <w:pPr>
        <w:spacing w:after="0" w:line="480" w:lineRule="auto"/>
        <w:ind w:firstLine="720"/>
        <w:jc w:val="both"/>
        <w:rPr>
          <w:rFonts w:ascii="Times New Roman" w:eastAsia="Times New Roman" w:hAnsi="Times New Roman" w:cs="Times New Roman"/>
          <w:sz w:val="24"/>
          <w:szCs w:val="24"/>
          <w:lang w:val="en-US"/>
        </w:rPr>
        <w:pPrChange w:id="38" w:author="PPGEPI" w:date="2024-04-19T15:37:00Z">
          <w:pPr>
            <w:spacing w:after="0" w:line="480" w:lineRule="auto"/>
            <w:ind w:firstLine="720"/>
            <w:jc w:val="both"/>
          </w:pPr>
        </w:pPrChange>
      </w:pPr>
      <w:r>
        <w:rPr>
          <w:rFonts w:ascii="Times New Roman" w:eastAsia="Times New Roman" w:hAnsi="Times New Roman" w:cs="Times New Roman"/>
          <w:sz w:val="24"/>
          <w:szCs w:val="24"/>
          <w:lang w:val="en-US"/>
        </w:rPr>
        <w:t xml:space="preserve">Our analysis points </w:t>
      </w:r>
      <w:r w:rsidR="004D18BA">
        <w:rPr>
          <w:rFonts w:ascii="Times New Roman" w:eastAsia="Times New Roman" w:hAnsi="Times New Roman" w:cs="Times New Roman"/>
          <w:sz w:val="24"/>
          <w:szCs w:val="24"/>
          <w:lang w:val="en-US"/>
        </w:rPr>
        <w:t xml:space="preserve">to important similarities and differences in country metrics. All countries have experienced a major increase in age-standardized exposure and all-age DALYs, most notably for all-age YLDs. However, </w:t>
      </w:r>
      <w:del w:id="39" w:author="PPGEPI" w:date="2024-04-19T15:37:00Z">
        <w:r w:rsidR="004D18BA" w:rsidDel="0093764F">
          <w:rPr>
            <w:rFonts w:ascii="Times New Roman" w:eastAsia="Times New Roman" w:hAnsi="Times New Roman" w:cs="Times New Roman"/>
            <w:sz w:val="24"/>
            <w:szCs w:val="24"/>
            <w:lang w:val="en-US"/>
          </w:rPr>
          <w:delText xml:space="preserve">the Caribbean, </w:delText>
        </w:r>
      </w:del>
      <w:r w:rsidR="004D18BA">
        <w:rPr>
          <w:rFonts w:ascii="Times New Roman" w:eastAsia="Times New Roman" w:hAnsi="Times New Roman" w:cs="Times New Roman"/>
          <w:sz w:val="24"/>
          <w:szCs w:val="24"/>
          <w:lang w:val="en-US"/>
        </w:rPr>
        <w:t>Suriname, and Guyana presented</w:t>
      </w:r>
      <w:r>
        <w:rPr>
          <w:rFonts w:ascii="Times New Roman" w:eastAsia="Times New Roman" w:hAnsi="Times New Roman" w:cs="Times New Roman"/>
          <w:sz w:val="24"/>
          <w:szCs w:val="24"/>
          <w:lang w:val="en-US"/>
        </w:rPr>
        <w:t xml:space="preserve"> </w:t>
      </w:r>
      <w:ins w:id="40" w:author="PPGEPI" w:date="2024-04-19T15:40:00Z">
        <w:r w:rsidR="0093764F">
          <w:rPr>
            <w:rFonts w:ascii="Times New Roman" w:eastAsia="Times New Roman" w:hAnsi="Times New Roman" w:cs="Times New Roman"/>
            <w:sz w:val="24"/>
            <w:szCs w:val="24"/>
            <w:lang w:val="en-US"/>
          </w:rPr>
          <w:t>SEVs,</w:t>
        </w:r>
        <w:r w:rsidR="0093764F" w:rsidRPr="0093764F">
          <w:rPr>
            <w:rFonts w:ascii="Times New Roman" w:eastAsia="Times New Roman" w:hAnsi="Times New Roman" w:cs="Times New Roman"/>
            <w:sz w:val="24"/>
            <w:szCs w:val="24"/>
            <w:lang w:val="en-US"/>
          </w:rPr>
          <w:t xml:space="preserve"> </w:t>
        </w:r>
        <w:r w:rsidR="0093764F">
          <w:rPr>
            <w:rFonts w:ascii="Times New Roman" w:eastAsia="Times New Roman" w:hAnsi="Times New Roman" w:cs="Times New Roman"/>
            <w:sz w:val="24"/>
            <w:szCs w:val="24"/>
            <w:lang w:val="en-US"/>
          </w:rPr>
          <w:t>YLDs</w:t>
        </w:r>
        <w:r w:rsidR="0093764F">
          <w:rPr>
            <w:rFonts w:ascii="Times New Roman" w:eastAsia="Times New Roman" w:hAnsi="Times New Roman" w:cs="Times New Roman"/>
            <w:sz w:val="24"/>
            <w:szCs w:val="24"/>
            <w:lang w:val="en-US"/>
          </w:rPr>
          <w:t>,</w:t>
        </w:r>
      </w:ins>
      <w:del w:id="41" w:author="PPGEPI" w:date="2024-04-19T15:40:00Z">
        <w:r w:rsidDel="0093764F">
          <w:rPr>
            <w:rFonts w:ascii="Times New Roman" w:eastAsia="Times New Roman" w:hAnsi="Times New Roman" w:cs="Times New Roman"/>
            <w:sz w:val="24"/>
            <w:szCs w:val="24"/>
            <w:lang w:val="en-US"/>
          </w:rPr>
          <w:delText>exposure levels</w:delText>
        </w:r>
      </w:del>
      <w:ins w:id="42" w:author="PPGEPI" w:date="2024-04-19T15:40:00Z">
        <w:r w:rsidR="0093764F">
          <w:rPr>
            <w:rFonts w:ascii="Times New Roman" w:eastAsia="Times New Roman" w:hAnsi="Times New Roman" w:cs="Times New Roman"/>
            <w:sz w:val="24"/>
            <w:szCs w:val="24"/>
            <w:lang w:val="en-US"/>
          </w:rPr>
          <w:t xml:space="preserve"> </w:t>
        </w:r>
      </w:ins>
      <w:r>
        <w:rPr>
          <w:rFonts w:ascii="Times New Roman" w:eastAsia="Times New Roman" w:hAnsi="Times New Roman" w:cs="Times New Roman"/>
          <w:sz w:val="24"/>
          <w:szCs w:val="24"/>
          <w:lang w:val="en-US"/>
        </w:rPr>
        <w:t xml:space="preserve"> </w:t>
      </w:r>
      <w:ins w:id="43" w:author="PPGEPI" w:date="2024-04-19T15:40:00Z">
        <w:r w:rsidR="0093764F" w:rsidRPr="00C266A5">
          <w:rPr>
            <w:rFonts w:ascii="Times New Roman" w:eastAsia="Times New Roman" w:hAnsi="Times New Roman" w:cs="Times New Roman"/>
            <w:sz w:val="24"/>
            <w:szCs w:val="24"/>
            <w:lang w:val="en-US"/>
          </w:rPr>
          <w:t>YLLs</w:t>
        </w:r>
        <w:r w:rsidR="0093764F">
          <w:rPr>
            <w:rFonts w:ascii="Times New Roman" w:eastAsia="Times New Roman" w:hAnsi="Times New Roman" w:cs="Times New Roman"/>
            <w:sz w:val="24"/>
            <w:szCs w:val="24"/>
            <w:lang w:val="en-US"/>
          </w:rPr>
          <w:t xml:space="preserve">, and </w:t>
        </w:r>
      </w:ins>
      <w:ins w:id="44" w:author="PPGEPI" w:date="2024-04-19T15:30:00Z">
        <w:r w:rsidR="005C744E">
          <w:rPr>
            <w:rFonts w:ascii="Times New Roman" w:eastAsia="Times New Roman" w:hAnsi="Times New Roman" w:cs="Times New Roman"/>
            <w:sz w:val="24"/>
            <w:szCs w:val="24"/>
            <w:lang w:val="en-US"/>
          </w:rPr>
          <w:t>DALYs</w:t>
        </w:r>
        <w:r w:rsidR="005C744E">
          <w:rPr>
            <w:rFonts w:ascii="Times New Roman" w:eastAsia="Times New Roman" w:hAnsi="Times New Roman" w:cs="Times New Roman"/>
            <w:sz w:val="24"/>
            <w:szCs w:val="24"/>
            <w:lang w:val="en-US"/>
          </w:rPr>
          <w:t xml:space="preserve"> </w:t>
        </w:r>
      </w:ins>
      <w:r>
        <w:rPr>
          <w:rFonts w:ascii="Times New Roman" w:eastAsia="Times New Roman" w:hAnsi="Times New Roman" w:cs="Times New Roman"/>
          <w:sz w:val="24"/>
          <w:szCs w:val="24"/>
          <w:lang w:val="en-US"/>
        </w:rPr>
        <w:t xml:space="preserve">above </w:t>
      </w:r>
      <w:r w:rsidR="00337F18">
        <w:rPr>
          <w:rFonts w:ascii="Times New Roman" w:eastAsia="Times New Roman" w:hAnsi="Times New Roman" w:cs="Times New Roman"/>
          <w:sz w:val="24"/>
          <w:szCs w:val="24"/>
          <w:lang w:val="en-US"/>
        </w:rPr>
        <w:t>the South</w:t>
      </w:r>
      <w:r>
        <w:rPr>
          <w:rFonts w:ascii="Times New Roman" w:eastAsia="Times New Roman" w:hAnsi="Times New Roman" w:cs="Times New Roman"/>
          <w:sz w:val="24"/>
          <w:szCs w:val="24"/>
          <w:lang w:val="en-US"/>
        </w:rPr>
        <w:t xml:space="preserve"> American mean</w:t>
      </w:r>
      <w:ins w:id="45" w:author="PPGEPI" w:date="2024-04-19T15:37:00Z">
        <w:r w:rsidR="0093764F">
          <w:rPr>
            <w:rFonts w:ascii="Times New Roman" w:eastAsia="Times New Roman" w:hAnsi="Times New Roman" w:cs="Times New Roman"/>
            <w:sz w:val="24"/>
            <w:szCs w:val="24"/>
            <w:lang w:val="en-US"/>
          </w:rPr>
          <w:t>.</w:t>
        </w:r>
      </w:ins>
      <w:del w:id="46" w:author="PPGEPI" w:date="2024-04-19T15:37:00Z">
        <w:r w:rsidR="004D18BA" w:rsidDel="0093764F">
          <w:rPr>
            <w:rFonts w:ascii="Times New Roman" w:eastAsia="Times New Roman" w:hAnsi="Times New Roman" w:cs="Times New Roman"/>
            <w:sz w:val="24"/>
            <w:szCs w:val="24"/>
            <w:lang w:val="en-US"/>
          </w:rPr>
          <w:delText>;</w:delText>
        </w:r>
      </w:del>
      <w:r w:rsidR="004D18BA">
        <w:rPr>
          <w:rFonts w:ascii="Times New Roman" w:eastAsia="Times New Roman" w:hAnsi="Times New Roman" w:cs="Times New Roman"/>
          <w:sz w:val="24"/>
          <w:szCs w:val="24"/>
          <w:lang w:val="en-US"/>
        </w:rPr>
        <w:t xml:space="preserve"> </w:t>
      </w:r>
      <w:del w:id="47" w:author="PPGEPI" w:date="2024-04-19T15:30:00Z">
        <w:r w:rsidR="004D18BA" w:rsidDel="005C744E">
          <w:rPr>
            <w:rFonts w:ascii="Times New Roman" w:eastAsia="Times New Roman" w:hAnsi="Times New Roman" w:cs="Times New Roman"/>
            <w:sz w:val="24"/>
            <w:szCs w:val="24"/>
            <w:lang w:val="en-US"/>
          </w:rPr>
          <w:delText xml:space="preserve">Suriname's and Guyana's SEVs were </w:delText>
        </w:r>
        <w:r w:rsidDel="005C744E">
          <w:rPr>
            <w:rFonts w:ascii="Times New Roman" w:eastAsia="Times New Roman" w:hAnsi="Times New Roman" w:cs="Times New Roman"/>
            <w:sz w:val="24"/>
            <w:szCs w:val="24"/>
            <w:lang w:val="en-US"/>
          </w:rPr>
          <w:delText>more than double this mean.</w:delText>
        </w:r>
        <w:r w:rsidR="00D23CD5" w:rsidDel="005C744E">
          <w:rPr>
            <w:rFonts w:ascii="Times New Roman" w:eastAsia="Times New Roman" w:hAnsi="Times New Roman" w:cs="Times New Roman"/>
            <w:sz w:val="24"/>
            <w:szCs w:val="24"/>
            <w:lang w:val="en-US"/>
          </w:rPr>
          <w:delText xml:space="preserve"> </w:delText>
        </w:r>
        <w:commentRangeStart w:id="48"/>
        <w:commentRangeStart w:id="49"/>
        <w:r w:rsidR="00D23CD5" w:rsidDel="005C744E">
          <w:rPr>
            <w:rFonts w:ascii="Times New Roman" w:eastAsia="Times New Roman" w:hAnsi="Times New Roman" w:cs="Times New Roman"/>
            <w:sz w:val="24"/>
            <w:szCs w:val="24"/>
            <w:lang w:val="en-US"/>
          </w:rPr>
          <w:delText>DALYs</w:delText>
        </w:r>
      </w:del>
      <w:del w:id="50" w:author="PPGEPI" w:date="2024-04-19T15:37:00Z">
        <w:r w:rsidR="00D23CD5" w:rsidDel="0093764F">
          <w:rPr>
            <w:rFonts w:ascii="Times New Roman" w:eastAsia="Times New Roman" w:hAnsi="Times New Roman" w:cs="Times New Roman"/>
            <w:sz w:val="24"/>
            <w:szCs w:val="24"/>
            <w:lang w:val="en-US"/>
          </w:rPr>
          <w:delText xml:space="preserve"> for these nations were similarly ranked</w:delText>
        </w:r>
        <w:r w:rsidR="00141DD5" w:rsidDel="0093764F">
          <w:rPr>
            <w:rFonts w:ascii="Times New Roman" w:eastAsia="Times New Roman" w:hAnsi="Times New Roman" w:cs="Times New Roman"/>
            <w:sz w:val="24"/>
            <w:szCs w:val="24"/>
            <w:lang w:val="en-US"/>
          </w:rPr>
          <w:delText xml:space="preserve"> at the top of the 12 </w:delText>
        </w:r>
        <w:r w:rsidR="005501C8" w:rsidDel="0093764F">
          <w:rPr>
            <w:rFonts w:ascii="Times New Roman" w:eastAsia="Times New Roman" w:hAnsi="Times New Roman" w:cs="Times New Roman"/>
            <w:sz w:val="24"/>
            <w:szCs w:val="24"/>
            <w:lang w:val="en-US"/>
          </w:rPr>
          <w:delText xml:space="preserve">countries </w:delText>
        </w:r>
        <w:r w:rsidR="00141DD5" w:rsidDel="0093764F">
          <w:rPr>
            <w:rFonts w:ascii="Times New Roman" w:eastAsia="Times New Roman" w:hAnsi="Times New Roman" w:cs="Times New Roman"/>
            <w:sz w:val="24"/>
            <w:szCs w:val="24"/>
            <w:lang w:val="en-US"/>
          </w:rPr>
          <w:delText>studied</w:delText>
        </w:r>
        <w:r w:rsidR="00504806" w:rsidDel="0093764F">
          <w:rPr>
            <w:rFonts w:ascii="Times New Roman" w:eastAsia="Times New Roman" w:hAnsi="Times New Roman" w:cs="Times New Roman"/>
            <w:sz w:val="24"/>
            <w:szCs w:val="24"/>
            <w:lang w:val="en-US"/>
          </w:rPr>
          <w:delText>.</w:delText>
        </w:r>
        <w:commentRangeEnd w:id="48"/>
        <w:r w:rsidR="00626A5F" w:rsidDel="0093764F">
          <w:rPr>
            <w:rStyle w:val="Refdecomentrio"/>
          </w:rPr>
          <w:commentReference w:id="48"/>
        </w:r>
        <w:commentRangeEnd w:id="49"/>
        <w:r w:rsidR="00626A5F" w:rsidDel="0093764F">
          <w:rPr>
            <w:rStyle w:val="Refdecomentrio"/>
          </w:rPr>
          <w:commentReference w:id="49"/>
        </w:r>
      </w:del>
    </w:p>
    <w:p w14:paraId="61225CFB" w14:textId="4E33768A" w:rsidR="00504806" w:rsidRDefault="00504806" w:rsidP="00C16701">
      <w:pPr>
        <w:spacing w:after="0" w:line="480" w:lineRule="auto"/>
        <w:ind w:firstLine="720"/>
        <w:jc w:val="both"/>
        <w:rPr>
          <w:ins w:id="51" w:author="PPGEPI" w:date="2024-04-18T08:58:00Z"/>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Two major </w:t>
      </w:r>
      <w:r w:rsidR="00626A5F">
        <w:rPr>
          <w:rFonts w:ascii="Times New Roman" w:eastAsia="Times New Roman" w:hAnsi="Times New Roman" w:cs="Times New Roman"/>
          <w:sz w:val="24"/>
          <w:szCs w:val="24"/>
          <w:lang w:val="en-US"/>
        </w:rPr>
        <w:t>situations</w:t>
      </w:r>
      <w:r>
        <w:rPr>
          <w:rFonts w:ascii="Times New Roman" w:eastAsia="Times New Roman" w:hAnsi="Times New Roman" w:cs="Times New Roman"/>
          <w:sz w:val="24"/>
          <w:szCs w:val="24"/>
          <w:lang w:val="en-US"/>
        </w:rPr>
        <w:t xml:space="preserve"> </w:t>
      </w:r>
      <w:r w:rsidR="00CA0EEC">
        <w:rPr>
          <w:rFonts w:ascii="Times New Roman" w:eastAsia="Times New Roman" w:hAnsi="Times New Roman" w:cs="Times New Roman"/>
          <w:sz w:val="24"/>
          <w:szCs w:val="24"/>
          <w:lang w:val="en-US"/>
        </w:rPr>
        <w:t>have thus produced</w:t>
      </w:r>
      <w:r>
        <w:rPr>
          <w:rFonts w:ascii="Times New Roman" w:eastAsia="Times New Roman" w:hAnsi="Times New Roman" w:cs="Times New Roman"/>
          <w:sz w:val="24"/>
          <w:szCs w:val="24"/>
          <w:lang w:val="en-US"/>
        </w:rPr>
        <w:t xml:space="preserve"> the diabetes</w:t>
      </w:r>
      <w:r w:rsidR="00626A5F">
        <w:rPr>
          <w:rFonts w:ascii="Times New Roman" w:eastAsia="Times New Roman" w:hAnsi="Times New Roman" w:cs="Times New Roman"/>
          <w:sz w:val="24"/>
          <w:szCs w:val="24"/>
          <w:lang w:val="en-US"/>
        </w:rPr>
        <w:t xml:space="preserve"> </w:t>
      </w:r>
      <w:del w:id="52" w:author="PPGEPI" w:date="2024-04-19T16:13:00Z">
        <w:r w:rsidR="00626A5F" w:rsidDel="00585E9A">
          <w:rPr>
            <w:rFonts w:ascii="Times New Roman" w:eastAsia="Times New Roman" w:hAnsi="Times New Roman" w:cs="Times New Roman"/>
            <w:sz w:val="24"/>
            <w:szCs w:val="24"/>
            <w:lang w:val="en-US"/>
          </w:rPr>
          <w:delText xml:space="preserve">burden </w:delText>
        </w:r>
        <w:r w:rsidDel="00585E9A">
          <w:rPr>
            <w:rFonts w:ascii="Times New Roman" w:eastAsia="Times New Roman" w:hAnsi="Times New Roman" w:cs="Times New Roman"/>
            <w:sz w:val="24"/>
            <w:szCs w:val="24"/>
            <w:lang w:val="en-US"/>
          </w:rPr>
          <w:delText xml:space="preserve"> </w:delText>
        </w:r>
      </w:del>
      <w:ins w:id="53" w:author="PPGEPI" w:date="2024-04-19T16:13:00Z">
        <w:r w:rsidR="00585E9A">
          <w:rPr>
            <w:rFonts w:ascii="Times New Roman" w:eastAsia="Times New Roman" w:hAnsi="Times New Roman" w:cs="Times New Roman"/>
            <w:sz w:val="24"/>
            <w:szCs w:val="24"/>
            <w:lang w:val="en-US"/>
          </w:rPr>
          <w:t>burden</w:t>
        </w:r>
        <w:r w:rsidR="00585E9A">
          <w:rPr>
            <w:rFonts w:ascii="Times New Roman" w:eastAsia="Times New Roman" w:hAnsi="Times New Roman" w:cs="Times New Roman"/>
            <w:sz w:val="24"/>
            <w:szCs w:val="24"/>
            <w:lang w:val="en-US"/>
          </w:rPr>
          <w:t xml:space="preserve"> </w:t>
        </w:r>
      </w:ins>
      <w:r>
        <w:rPr>
          <w:rFonts w:ascii="Times New Roman" w:eastAsia="Times New Roman" w:hAnsi="Times New Roman" w:cs="Times New Roman"/>
          <w:sz w:val="24"/>
          <w:szCs w:val="24"/>
          <w:lang w:val="en-US"/>
        </w:rPr>
        <w:t>in South America</w:t>
      </w:r>
      <w:r w:rsidR="005501C8">
        <w:rPr>
          <w:rFonts w:ascii="Times New Roman" w:eastAsia="Times New Roman" w:hAnsi="Times New Roman" w:cs="Times New Roman"/>
          <w:sz w:val="24"/>
          <w:szCs w:val="24"/>
          <w:lang w:val="en-US"/>
        </w:rPr>
        <w:t xml:space="preserve">: 1) a major increase in </w:t>
      </w:r>
      <w:ins w:id="54" w:author="PPGEPI" w:date="2024-04-19T16:12:00Z">
        <w:r w:rsidR="00585E9A">
          <w:rPr>
            <w:rFonts w:ascii="Times New Roman" w:eastAsia="Times New Roman" w:hAnsi="Times New Roman" w:cs="Times New Roman"/>
            <w:sz w:val="24"/>
            <w:szCs w:val="24"/>
            <w:lang w:val="en-US"/>
          </w:rPr>
          <w:t xml:space="preserve">populational </w:t>
        </w:r>
      </w:ins>
      <w:del w:id="55" w:author="PPGEPI" w:date="2024-04-19T16:11:00Z">
        <w:r w:rsidR="005501C8" w:rsidDel="00585E9A">
          <w:rPr>
            <w:rFonts w:ascii="Times New Roman" w:eastAsia="Times New Roman" w:hAnsi="Times New Roman" w:cs="Times New Roman"/>
            <w:sz w:val="24"/>
            <w:szCs w:val="24"/>
            <w:lang w:val="en-US"/>
          </w:rPr>
          <w:delText xml:space="preserve">the level of </w:delText>
        </w:r>
      </w:del>
      <w:ins w:id="56" w:author="PPGEPI" w:date="2024-04-19T16:11:00Z">
        <w:r w:rsidR="00585E9A">
          <w:rPr>
            <w:rFonts w:ascii="Times New Roman" w:eastAsia="Times New Roman" w:hAnsi="Times New Roman" w:cs="Times New Roman"/>
            <w:sz w:val="24"/>
            <w:szCs w:val="24"/>
            <w:lang w:val="en-US"/>
          </w:rPr>
          <w:t>mean</w:t>
        </w:r>
        <w:r w:rsidR="00585E9A">
          <w:rPr>
            <w:rFonts w:ascii="Times New Roman" w:eastAsia="Times New Roman" w:hAnsi="Times New Roman" w:cs="Times New Roman"/>
            <w:sz w:val="24"/>
            <w:szCs w:val="24"/>
            <w:lang w:val="en-US"/>
          </w:rPr>
          <w:t xml:space="preserve"> </w:t>
        </w:r>
      </w:ins>
      <w:r w:rsidR="005501C8">
        <w:rPr>
          <w:rFonts w:ascii="Times New Roman" w:eastAsia="Times New Roman" w:hAnsi="Times New Roman" w:cs="Times New Roman"/>
          <w:sz w:val="24"/>
          <w:szCs w:val="24"/>
          <w:lang w:val="en-US"/>
        </w:rPr>
        <w:t xml:space="preserve">hyperglycemia </w:t>
      </w:r>
      <w:ins w:id="57" w:author="PPGEPI" w:date="2024-04-19T16:11:00Z">
        <w:r w:rsidR="00585E9A">
          <w:rPr>
            <w:rFonts w:ascii="Times New Roman" w:eastAsia="Times New Roman" w:hAnsi="Times New Roman" w:cs="Times New Roman"/>
            <w:sz w:val="24"/>
            <w:szCs w:val="24"/>
            <w:lang w:val="en-US"/>
          </w:rPr>
          <w:t xml:space="preserve">level </w:t>
        </w:r>
      </w:ins>
      <w:del w:id="58" w:author="PPGEPI" w:date="2024-04-19T16:10:00Z">
        <w:r w:rsidR="005501C8" w:rsidDel="00585E9A">
          <w:rPr>
            <w:rFonts w:ascii="Times New Roman" w:eastAsia="Times New Roman" w:hAnsi="Times New Roman" w:cs="Times New Roman"/>
            <w:sz w:val="24"/>
            <w:szCs w:val="24"/>
            <w:lang w:val="en-US"/>
          </w:rPr>
          <w:delText>despite starting from an already high baseline</w:delText>
        </w:r>
        <w:r w:rsidDel="00585E9A">
          <w:rPr>
            <w:rFonts w:ascii="Times New Roman" w:eastAsia="Times New Roman" w:hAnsi="Times New Roman" w:cs="Times New Roman"/>
            <w:sz w:val="24"/>
            <w:szCs w:val="24"/>
            <w:lang w:val="en-US"/>
          </w:rPr>
          <w:delText xml:space="preserve">, </w:delText>
        </w:r>
      </w:del>
      <w:r>
        <w:rPr>
          <w:rFonts w:ascii="Times New Roman" w:eastAsia="Times New Roman" w:hAnsi="Times New Roman" w:cs="Times New Roman"/>
          <w:sz w:val="24"/>
          <w:szCs w:val="24"/>
          <w:lang w:val="en-US"/>
        </w:rPr>
        <w:t xml:space="preserve">and 2) the continuous </w:t>
      </w:r>
      <w:r w:rsidR="005501C8">
        <w:rPr>
          <w:rFonts w:ascii="Times New Roman" w:eastAsia="Times New Roman" w:hAnsi="Times New Roman" w:cs="Times New Roman"/>
          <w:sz w:val="24"/>
          <w:szCs w:val="24"/>
          <w:lang w:val="en-US"/>
        </w:rPr>
        <w:t>population aging</w:t>
      </w:r>
      <w:r>
        <w:rPr>
          <w:rFonts w:ascii="Times New Roman" w:eastAsia="Times New Roman" w:hAnsi="Times New Roman" w:cs="Times New Roman"/>
          <w:sz w:val="24"/>
          <w:szCs w:val="24"/>
          <w:lang w:val="en-US"/>
        </w:rPr>
        <w:t xml:space="preserve">. </w:t>
      </w:r>
      <w:r w:rsidR="00CA6243" w:rsidRPr="00CA6243">
        <w:rPr>
          <w:rFonts w:ascii="Times New Roman" w:eastAsia="Times New Roman" w:hAnsi="Times New Roman" w:cs="Times New Roman"/>
          <w:sz w:val="24"/>
          <w:szCs w:val="24"/>
          <w:lang w:val="en-US"/>
        </w:rPr>
        <w:t xml:space="preserve">Considering the aging of the population and the worsening lifestyle, these data highlight the need for effective public policies to improve </w:t>
      </w:r>
      <w:del w:id="59" w:author="PPGEPI" w:date="2024-04-19T16:12:00Z">
        <w:r w:rsidR="00CA6243" w:rsidRPr="00CA6243" w:rsidDel="00585E9A">
          <w:rPr>
            <w:rFonts w:ascii="Times New Roman" w:eastAsia="Times New Roman" w:hAnsi="Times New Roman" w:cs="Times New Roman"/>
            <w:sz w:val="24"/>
            <w:szCs w:val="24"/>
            <w:lang w:val="en-US"/>
          </w:rPr>
          <w:delText xml:space="preserve">this </w:delText>
        </w:r>
      </w:del>
      <w:ins w:id="60" w:author="PPGEPI" w:date="2024-04-19T16:12:00Z">
        <w:r w:rsidR="00585E9A">
          <w:rPr>
            <w:rFonts w:ascii="Times New Roman" w:eastAsia="Times New Roman" w:hAnsi="Times New Roman" w:cs="Times New Roman"/>
            <w:sz w:val="24"/>
            <w:szCs w:val="24"/>
            <w:lang w:val="en-US"/>
          </w:rPr>
          <w:t>diabetes</w:t>
        </w:r>
        <w:r w:rsidR="00585E9A" w:rsidRPr="00CA6243">
          <w:rPr>
            <w:rFonts w:ascii="Times New Roman" w:eastAsia="Times New Roman" w:hAnsi="Times New Roman" w:cs="Times New Roman"/>
            <w:sz w:val="24"/>
            <w:szCs w:val="24"/>
            <w:lang w:val="en-US"/>
          </w:rPr>
          <w:t xml:space="preserve"> </w:t>
        </w:r>
      </w:ins>
      <w:r w:rsidR="00CA6243" w:rsidRPr="00CA6243">
        <w:rPr>
          <w:rFonts w:ascii="Times New Roman" w:eastAsia="Times New Roman" w:hAnsi="Times New Roman" w:cs="Times New Roman"/>
          <w:sz w:val="24"/>
          <w:szCs w:val="24"/>
          <w:lang w:val="en-US"/>
        </w:rPr>
        <w:t>and other chronic diseases.</w:t>
      </w:r>
    </w:p>
    <w:p w14:paraId="2D57D84E" w14:textId="3597EC5C" w:rsidR="00CA6243" w:rsidDel="00CA6243" w:rsidRDefault="00CA6243" w:rsidP="00C16701">
      <w:pPr>
        <w:spacing w:after="0" w:line="480" w:lineRule="auto"/>
        <w:ind w:firstLine="720"/>
        <w:jc w:val="both"/>
        <w:rPr>
          <w:del w:id="61" w:author="PPGEPI" w:date="2024-04-18T08:59:00Z"/>
          <w:rFonts w:ascii="Times New Roman" w:eastAsia="Times New Roman" w:hAnsi="Times New Roman" w:cs="Times New Roman"/>
          <w:sz w:val="24"/>
          <w:szCs w:val="24"/>
          <w:lang w:val="en-US"/>
        </w:rPr>
      </w:pPr>
    </w:p>
    <w:p w14:paraId="235FAD90" w14:textId="24617BB8" w:rsidR="00366654" w:rsidRDefault="00CA0EEC" w:rsidP="00F36E7E">
      <w:pPr>
        <w:spacing w:after="0" w:line="480" w:lineRule="auto"/>
        <w:ind w:firstLine="720"/>
        <w:jc w:val="both"/>
        <w:rPr>
          <w:rFonts w:ascii="Times New Roman" w:eastAsia="Times New Roman" w:hAnsi="Times New Roman" w:cs="Times New Roman"/>
          <w:sz w:val="24"/>
          <w:szCs w:val="24"/>
          <w:lang w:val="en-US"/>
        </w:rPr>
        <w:pPrChange w:id="62" w:author="PPGEPI" w:date="2024-04-19T16:20:00Z">
          <w:pPr>
            <w:spacing w:after="0" w:line="480" w:lineRule="auto"/>
            <w:ind w:firstLine="720"/>
            <w:jc w:val="both"/>
          </w:pPr>
        </w:pPrChange>
      </w:pPr>
      <w:del w:id="63" w:author="PPGEPI" w:date="2024-04-19T16:17:00Z">
        <w:r w:rsidDel="00F36E7E">
          <w:rPr>
            <w:rFonts w:ascii="Times New Roman" w:eastAsia="Times New Roman" w:hAnsi="Times New Roman" w:cs="Times New Roman"/>
            <w:sz w:val="24"/>
            <w:szCs w:val="24"/>
            <w:lang w:val="en-US"/>
          </w:rPr>
          <w:delText>In terms of recognition, m</w:delText>
        </w:r>
        <w:r w:rsidR="00621B30" w:rsidDel="00F36E7E">
          <w:rPr>
            <w:rFonts w:ascii="Times New Roman" w:eastAsia="Times New Roman" w:hAnsi="Times New Roman" w:cs="Times New Roman"/>
            <w:sz w:val="24"/>
            <w:szCs w:val="24"/>
            <w:lang w:val="en-US"/>
          </w:rPr>
          <w:delText xml:space="preserve">uch has been learned </w:delText>
        </w:r>
        <w:r w:rsidDel="00F36E7E">
          <w:rPr>
            <w:rFonts w:ascii="Times New Roman" w:eastAsia="Times New Roman" w:hAnsi="Times New Roman" w:cs="Times New Roman"/>
            <w:sz w:val="24"/>
            <w:szCs w:val="24"/>
            <w:lang w:val="en-US"/>
          </w:rPr>
          <w:delText>since 1990</w:delText>
        </w:r>
        <w:r w:rsidR="00FA3FAE" w:rsidDel="00F36E7E">
          <w:rPr>
            <w:rFonts w:ascii="Times New Roman" w:eastAsia="Times New Roman" w:hAnsi="Times New Roman" w:cs="Times New Roman"/>
            <w:sz w:val="24"/>
            <w:szCs w:val="24"/>
            <w:lang w:val="en-US"/>
          </w:rPr>
          <w:delText xml:space="preserve"> </w:delText>
        </w:r>
        <w:r w:rsidR="00621B30" w:rsidDel="00F36E7E">
          <w:rPr>
            <w:rFonts w:ascii="Times New Roman" w:eastAsia="Times New Roman" w:hAnsi="Times New Roman" w:cs="Times New Roman"/>
            <w:sz w:val="24"/>
            <w:szCs w:val="24"/>
            <w:lang w:val="en-US"/>
          </w:rPr>
          <w:delText xml:space="preserve">about the pathophysiology and causes of hyperglycemia. </w:delText>
        </w:r>
        <w:r w:rsidDel="00F36E7E">
          <w:rPr>
            <w:rFonts w:ascii="Times New Roman" w:eastAsia="Times New Roman" w:hAnsi="Times New Roman" w:cs="Times New Roman"/>
            <w:sz w:val="24"/>
            <w:szCs w:val="24"/>
            <w:lang w:val="en-US"/>
          </w:rPr>
          <w:delText xml:space="preserve">Advances in nutritional epidemiology have led to the </w:delText>
        </w:r>
        <w:r w:rsidR="00621B30" w:rsidDel="00F36E7E">
          <w:rPr>
            <w:rFonts w:ascii="Times New Roman" w:eastAsia="Times New Roman" w:hAnsi="Times New Roman" w:cs="Times New Roman"/>
            <w:sz w:val="24"/>
            <w:szCs w:val="24"/>
            <w:lang w:val="en-US"/>
          </w:rPr>
          <w:delText>abandon</w:delText>
        </w:r>
        <w:r w:rsidDel="00F36E7E">
          <w:rPr>
            <w:rFonts w:ascii="Times New Roman" w:eastAsia="Times New Roman" w:hAnsi="Times New Roman" w:cs="Times New Roman"/>
            <w:sz w:val="24"/>
            <w:szCs w:val="24"/>
            <w:lang w:val="en-US"/>
          </w:rPr>
          <w:delText xml:space="preserve">ment of the </w:delText>
        </w:r>
        <w:r w:rsidR="005501C8" w:rsidDel="00F36E7E">
          <w:rPr>
            <w:rFonts w:ascii="Times New Roman" w:eastAsia="Times New Roman" w:hAnsi="Times New Roman" w:cs="Times New Roman"/>
            <w:sz w:val="24"/>
            <w:szCs w:val="24"/>
            <w:lang w:val="en-US"/>
          </w:rPr>
          <w:delText>once-</w:delText>
        </w:r>
        <w:r w:rsidDel="00F36E7E">
          <w:rPr>
            <w:rFonts w:ascii="Times New Roman" w:eastAsia="Times New Roman" w:hAnsi="Times New Roman" w:cs="Times New Roman"/>
            <w:sz w:val="24"/>
            <w:szCs w:val="24"/>
            <w:lang w:val="en-US"/>
          </w:rPr>
          <w:delText xml:space="preserve">conventional wisdom that </w:delText>
        </w:r>
        <w:r w:rsidR="005501C8" w:rsidDel="00F36E7E">
          <w:rPr>
            <w:rFonts w:ascii="Times New Roman" w:eastAsia="Times New Roman" w:hAnsi="Times New Roman" w:cs="Times New Roman"/>
            <w:sz w:val="24"/>
            <w:szCs w:val="24"/>
            <w:lang w:val="en-US"/>
          </w:rPr>
          <w:delText>consuming</w:delText>
        </w:r>
        <w:r w:rsidR="00141DD5" w:rsidDel="00F36E7E">
          <w:rPr>
            <w:rFonts w:ascii="Times New Roman" w:eastAsia="Times New Roman" w:hAnsi="Times New Roman" w:cs="Times New Roman"/>
            <w:sz w:val="24"/>
            <w:szCs w:val="24"/>
            <w:lang w:val="en-US"/>
          </w:rPr>
          <w:delText xml:space="preserve"> </w:delText>
        </w:r>
        <w:r w:rsidR="00621B30" w:rsidDel="00F36E7E">
          <w:rPr>
            <w:rFonts w:ascii="Times New Roman" w:eastAsia="Times New Roman" w:hAnsi="Times New Roman" w:cs="Times New Roman"/>
            <w:sz w:val="24"/>
            <w:szCs w:val="24"/>
            <w:lang w:val="en-US"/>
          </w:rPr>
          <w:delText xml:space="preserve">high </w:delText>
        </w:r>
        <w:r w:rsidR="00141DD5" w:rsidDel="00F36E7E">
          <w:rPr>
            <w:rFonts w:ascii="Times New Roman" w:eastAsia="Times New Roman" w:hAnsi="Times New Roman" w:cs="Times New Roman"/>
            <w:sz w:val="24"/>
            <w:szCs w:val="24"/>
            <w:lang w:val="en-US"/>
          </w:rPr>
          <w:delText xml:space="preserve">in </w:delText>
        </w:r>
        <w:r w:rsidR="00621B30" w:rsidDel="00F36E7E">
          <w:rPr>
            <w:rFonts w:ascii="Times New Roman" w:eastAsia="Times New Roman" w:hAnsi="Times New Roman" w:cs="Times New Roman"/>
            <w:sz w:val="24"/>
            <w:szCs w:val="24"/>
            <w:lang w:val="en-US"/>
          </w:rPr>
          <w:delText>saturated fats</w:delText>
        </w:r>
        <w:r w:rsidDel="00F36E7E">
          <w:rPr>
            <w:rFonts w:ascii="Times New Roman" w:eastAsia="Times New Roman" w:hAnsi="Times New Roman" w:cs="Times New Roman"/>
            <w:sz w:val="24"/>
            <w:szCs w:val="24"/>
            <w:lang w:val="en-US"/>
          </w:rPr>
          <w:delText xml:space="preserve"> was the </w:delText>
        </w:r>
        <w:r w:rsidR="005501C8" w:rsidDel="00F36E7E">
          <w:rPr>
            <w:rFonts w:ascii="Times New Roman" w:eastAsia="Times New Roman" w:hAnsi="Times New Roman" w:cs="Times New Roman"/>
            <w:sz w:val="24"/>
            <w:szCs w:val="24"/>
            <w:lang w:val="en-US"/>
          </w:rPr>
          <w:delText xml:space="preserve">primary </w:delText>
        </w:r>
        <w:r w:rsidR="00143EDA" w:rsidDel="00F36E7E">
          <w:rPr>
            <w:rFonts w:ascii="Times New Roman" w:eastAsia="Times New Roman" w:hAnsi="Times New Roman" w:cs="Times New Roman"/>
            <w:sz w:val="24"/>
            <w:szCs w:val="24"/>
            <w:lang w:val="en-US"/>
          </w:rPr>
          <w:delText>nutritional factor leading to obesity and diabetes</w:delText>
        </w:r>
        <w:r w:rsidDel="00F36E7E">
          <w:rPr>
            <w:rFonts w:ascii="Times New Roman" w:eastAsia="Times New Roman" w:hAnsi="Times New Roman" w:cs="Times New Roman"/>
            <w:sz w:val="24"/>
            <w:szCs w:val="24"/>
            <w:lang w:val="en-US"/>
          </w:rPr>
          <w:delText xml:space="preserve">. In its place has arisen a focus on food groups </w:delText>
        </w:r>
        <w:r w:rsidR="00FA3FAE" w:rsidDel="00F36E7E">
          <w:rPr>
            <w:rFonts w:ascii="Times New Roman" w:eastAsia="Times New Roman" w:hAnsi="Times New Roman" w:cs="Times New Roman"/>
            <w:sz w:val="24"/>
            <w:szCs w:val="24"/>
            <w:lang w:val="en-US"/>
          </w:rPr>
          <w:delText xml:space="preserve">rather than nutrients </w:delText>
        </w:r>
        <w:r w:rsidDel="00F36E7E">
          <w:rPr>
            <w:rFonts w:ascii="Times New Roman" w:eastAsia="Times New Roman" w:hAnsi="Times New Roman" w:cs="Times New Roman"/>
            <w:sz w:val="24"/>
            <w:szCs w:val="24"/>
            <w:lang w:val="en-US"/>
          </w:rPr>
          <w:delText xml:space="preserve">with a </w:delText>
        </w:r>
        <w:r w:rsidR="00621B30" w:rsidDel="00F36E7E">
          <w:rPr>
            <w:rFonts w:ascii="Times New Roman" w:eastAsia="Times New Roman" w:hAnsi="Times New Roman" w:cs="Times New Roman"/>
            <w:sz w:val="24"/>
            <w:szCs w:val="24"/>
            <w:lang w:val="en-US"/>
          </w:rPr>
          <w:delText xml:space="preserve">more detailed list of dietary components </w:delText>
        </w:r>
        <w:r w:rsidR="00FA3FAE" w:rsidDel="00F36E7E">
          <w:rPr>
            <w:rFonts w:ascii="Times New Roman" w:eastAsia="Times New Roman" w:hAnsi="Times New Roman" w:cs="Times New Roman"/>
            <w:sz w:val="24"/>
            <w:szCs w:val="24"/>
            <w:lang w:val="en-US"/>
          </w:rPr>
          <w:delText xml:space="preserve">and patterns </w:delText>
        </w:r>
        <w:r w:rsidR="005501C8" w:rsidDel="00F36E7E">
          <w:rPr>
            <w:rFonts w:ascii="Times New Roman" w:eastAsia="Times New Roman" w:hAnsi="Times New Roman" w:cs="Times New Roman"/>
            <w:sz w:val="24"/>
            <w:szCs w:val="24"/>
            <w:lang w:val="en-US"/>
          </w:rPr>
          <w:delText xml:space="preserve">that </w:delText>
        </w:r>
        <w:r w:rsidR="00141DD5" w:rsidDel="00F36E7E">
          <w:rPr>
            <w:rFonts w:ascii="Times New Roman" w:eastAsia="Times New Roman" w:hAnsi="Times New Roman" w:cs="Times New Roman"/>
            <w:sz w:val="24"/>
            <w:szCs w:val="24"/>
            <w:lang w:val="en-US"/>
          </w:rPr>
          <w:delText xml:space="preserve">confer risk or protection. </w:delText>
        </w:r>
        <w:r w:rsidR="00FA3FAE" w:rsidDel="00F36E7E">
          <w:rPr>
            <w:rFonts w:ascii="Times New Roman" w:eastAsia="Times New Roman" w:hAnsi="Times New Roman" w:cs="Times New Roman"/>
            <w:sz w:val="24"/>
            <w:szCs w:val="24"/>
            <w:lang w:val="en-US"/>
          </w:rPr>
          <w:delText>This broader vision permits a better understanding of how t</w:delText>
        </w:r>
        <w:r w:rsidR="008E3D57" w:rsidDel="00F36E7E">
          <w:rPr>
            <w:rFonts w:ascii="Times New Roman" w:eastAsia="Times New Roman" w:hAnsi="Times New Roman" w:cs="Times New Roman"/>
            <w:sz w:val="24"/>
            <w:szCs w:val="24"/>
            <w:lang w:val="en-US"/>
          </w:rPr>
          <w:delText xml:space="preserve">he </w:delText>
        </w:r>
        <w:r w:rsidR="00143EDA" w:rsidDel="00F36E7E">
          <w:rPr>
            <w:rFonts w:ascii="Times New Roman" w:eastAsia="Times New Roman" w:hAnsi="Times New Roman" w:cs="Times New Roman"/>
            <w:sz w:val="24"/>
            <w:szCs w:val="24"/>
            <w:lang w:val="en-US"/>
          </w:rPr>
          <w:delText xml:space="preserve">nutritional </w:delText>
        </w:r>
        <w:r w:rsidR="008E3D57" w:rsidDel="00F36E7E">
          <w:rPr>
            <w:rFonts w:ascii="Times New Roman" w:eastAsia="Times New Roman" w:hAnsi="Times New Roman" w:cs="Times New Roman"/>
            <w:sz w:val="24"/>
            <w:szCs w:val="24"/>
            <w:lang w:val="en-US"/>
          </w:rPr>
          <w:delText xml:space="preserve">transition </w:delText>
        </w:r>
        <w:r w:rsidR="00FA3FAE" w:rsidDel="00F36E7E">
          <w:rPr>
            <w:rFonts w:ascii="Times New Roman" w:eastAsia="Times New Roman" w:hAnsi="Times New Roman" w:cs="Times New Roman"/>
            <w:sz w:val="24"/>
            <w:szCs w:val="24"/>
            <w:lang w:val="en-US"/>
          </w:rPr>
          <w:delText xml:space="preserve">has introduced risk. </w:delText>
        </w:r>
      </w:del>
      <w:r w:rsidR="00FA3FAE">
        <w:rPr>
          <w:rFonts w:ascii="Times New Roman" w:eastAsia="Times New Roman" w:hAnsi="Times New Roman" w:cs="Times New Roman"/>
          <w:sz w:val="24"/>
          <w:szCs w:val="24"/>
          <w:lang w:val="en-US"/>
        </w:rPr>
        <w:t xml:space="preserve">This transition </w:t>
      </w:r>
      <w:r w:rsidR="008E3D57">
        <w:rPr>
          <w:rFonts w:ascii="Times New Roman" w:eastAsia="Times New Roman" w:hAnsi="Times New Roman" w:cs="Times New Roman"/>
          <w:sz w:val="24"/>
          <w:szCs w:val="24"/>
          <w:lang w:val="en-US"/>
        </w:rPr>
        <w:t xml:space="preserve">from </w:t>
      </w:r>
      <w:r>
        <w:rPr>
          <w:rFonts w:ascii="Times New Roman" w:eastAsia="Times New Roman" w:hAnsi="Times New Roman" w:cs="Times New Roman"/>
          <w:sz w:val="24"/>
          <w:szCs w:val="24"/>
          <w:lang w:val="en-US"/>
        </w:rPr>
        <w:t>more locally</w:t>
      </w:r>
      <w:r w:rsidR="00143EDA">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obtained</w:t>
      </w:r>
      <w:r w:rsidR="00FA3FAE">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plant-based</w:t>
      </w:r>
      <w:r w:rsidR="00FA3FAE">
        <w:rPr>
          <w:rFonts w:ascii="Times New Roman" w:eastAsia="Times New Roman" w:hAnsi="Times New Roman" w:cs="Times New Roman"/>
          <w:sz w:val="24"/>
          <w:szCs w:val="24"/>
          <w:lang w:val="en-US"/>
        </w:rPr>
        <w:t>, calor</w:t>
      </w:r>
      <w:r w:rsidR="00143EDA">
        <w:rPr>
          <w:rFonts w:ascii="Times New Roman" w:eastAsia="Times New Roman" w:hAnsi="Times New Roman" w:cs="Times New Roman"/>
          <w:sz w:val="24"/>
          <w:szCs w:val="24"/>
          <w:lang w:val="en-US"/>
        </w:rPr>
        <w:t xml:space="preserve">ically </w:t>
      </w:r>
      <w:r w:rsidR="00FA3FAE">
        <w:rPr>
          <w:rFonts w:ascii="Times New Roman" w:eastAsia="Times New Roman" w:hAnsi="Times New Roman" w:cs="Times New Roman"/>
          <w:sz w:val="24"/>
          <w:szCs w:val="24"/>
          <w:lang w:val="en-US"/>
        </w:rPr>
        <w:t>balanced</w:t>
      </w:r>
      <w:r>
        <w:rPr>
          <w:rFonts w:ascii="Times New Roman" w:eastAsia="Times New Roman" w:hAnsi="Times New Roman" w:cs="Times New Roman"/>
          <w:sz w:val="24"/>
          <w:szCs w:val="24"/>
          <w:lang w:val="en-US"/>
        </w:rPr>
        <w:t xml:space="preserve"> </w:t>
      </w:r>
      <w:r w:rsidR="008E3D57">
        <w:rPr>
          <w:rFonts w:ascii="Times New Roman" w:eastAsia="Times New Roman" w:hAnsi="Times New Roman" w:cs="Times New Roman"/>
          <w:sz w:val="24"/>
          <w:szCs w:val="24"/>
          <w:lang w:val="en-US"/>
        </w:rPr>
        <w:t xml:space="preserve">diets </w:t>
      </w:r>
      <w:r>
        <w:rPr>
          <w:rFonts w:ascii="Times New Roman" w:eastAsia="Times New Roman" w:hAnsi="Times New Roman" w:cs="Times New Roman"/>
          <w:sz w:val="24"/>
          <w:szCs w:val="24"/>
          <w:lang w:val="en-US"/>
        </w:rPr>
        <w:t xml:space="preserve">composed </w:t>
      </w:r>
      <w:r w:rsidR="008E3D57">
        <w:rPr>
          <w:rFonts w:ascii="Times New Roman" w:eastAsia="Times New Roman" w:hAnsi="Times New Roman" w:cs="Times New Roman"/>
          <w:sz w:val="24"/>
          <w:szCs w:val="24"/>
          <w:lang w:val="en-US"/>
        </w:rPr>
        <w:t xml:space="preserve">more </w:t>
      </w:r>
      <w:r w:rsidR="00143EDA">
        <w:rPr>
          <w:rFonts w:ascii="Times New Roman" w:eastAsia="Times New Roman" w:hAnsi="Times New Roman" w:cs="Times New Roman"/>
          <w:sz w:val="24"/>
          <w:szCs w:val="24"/>
          <w:lang w:val="en-US"/>
        </w:rPr>
        <w:t xml:space="preserve">of </w:t>
      </w:r>
      <w:r w:rsidR="008E3D57" w:rsidRPr="00DC1466">
        <w:rPr>
          <w:rFonts w:ascii="Times New Roman" w:eastAsia="Times New Roman" w:hAnsi="Times New Roman" w:cs="Times New Roman"/>
          <w:i/>
          <w:iCs/>
          <w:sz w:val="24"/>
          <w:szCs w:val="24"/>
          <w:lang w:val="en-US"/>
        </w:rPr>
        <w:t>in natura</w:t>
      </w:r>
      <w:r w:rsidR="008E3D57">
        <w:rPr>
          <w:rFonts w:ascii="Times New Roman" w:eastAsia="Times New Roman" w:hAnsi="Times New Roman" w:cs="Times New Roman"/>
          <w:sz w:val="24"/>
          <w:szCs w:val="24"/>
          <w:lang w:val="en-US"/>
        </w:rPr>
        <w:t xml:space="preserve"> foodstuffs to the current supermarket- and restaurant-based </w:t>
      </w:r>
      <w:r w:rsidR="008E3D57">
        <w:rPr>
          <w:rFonts w:ascii="Times New Roman" w:eastAsia="Times New Roman" w:hAnsi="Times New Roman" w:cs="Times New Roman"/>
          <w:sz w:val="24"/>
          <w:szCs w:val="24"/>
          <w:lang w:val="en-US"/>
        </w:rPr>
        <w:lastRenderedPageBreak/>
        <w:t>sourc</w:t>
      </w:r>
      <w:r w:rsidR="00141DD5">
        <w:rPr>
          <w:rFonts w:ascii="Times New Roman" w:eastAsia="Times New Roman" w:hAnsi="Times New Roman" w:cs="Times New Roman"/>
          <w:sz w:val="24"/>
          <w:szCs w:val="24"/>
          <w:lang w:val="en-US"/>
        </w:rPr>
        <w:t>ing</w:t>
      </w:r>
      <w:r w:rsidR="008E3D57">
        <w:rPr>
          <w:rFonts w:ascii="Times New Roman" w:eastAsia="Times New Roman" w:hAnsi="Times New Roman" w:cs="Times New Roman"/>
          <w:sz w:val="24"/>
          <w:szCs w:val="24"/>
          <w:lang w:val="en-US"/>
        </w:rPr>
        <w:t xml:space="preserve"> of foodstuffs</w:t>
      </w:r>
      <w:r>
        <w:rPr>
          <w:rFonts w:ascii="Times New Roman" w:eastAsia="Times New Roman" w:hAnsi="Times New Roman" w:cs="Times New Roman"/>
          <w:sz w:val="24"/>
          <w:szCs w:val="24"/>
          <w:lang w:val="en-US"/>
        </w:rPr>
        <w:t xml:space="preserve"> and </w:t>
      </w:r>
      <w:r w:rsidR="00143EDA">
        <w:rPr>
          <w:rFonts w:ascii="Times New Roman" w:eastAsia="Times New Roman" w:hAnsi="Times New Roman" w:cs="Times New Roman"/>
          <w:sz w:val="24"/>
          <w:szCs w:val="24"/>
          <w:lang w:val="en-US"/>
        </w:rPr>
        <w:t xml:space="preserve">the accompanying </w:t>
      </w:r>
      <w:r>
        <w:rPr>
          <w:rFonts w:ascii="Times New Roman" w:eastAsia="Times New Roman" w:hAnsi="Times New Roman" w:cs="Times New Roman"/>
          <w:sz w:val="24"/>
          <w:szCs w:val="24"/>
          <w:lang w:val="en-US"/>
        </w:rPr>
        <w:t>ubiquitous availability of snacks has</w:t>
      </w:r>
      <w:r w:rsidR="00141DD5">
        <w:rPr>
          <w:rFonts w:ascii="Times New Roman" w:eastAsia="Times New Roman" w:hAnsi="Times New Roman" w:cs="Times New Roman"/>
          <w:sz w:val="24"/>
          <w:szCs w:val="24"/>
          <w:lang w:val="en-US"/>
        </w:rPr>
        <w:t xml:space="preserve"> p</w:t>
      </w:r>
      <w:r w:rsidR="008E3D57">
        <w:rPr>
          <w:rFonts w:ascii="Times New Roman" w:eastAsia="Times New Roman" w:hAnsi="Times New Roman" w:cs="Times New Roman"/>
          <w:sz w:val="24"/>
          <w:szCs w:val="24"/>
          <w:lang w:val="en-US"/>
        </w:rPr>
        <w:t>ermitt</w:t>
      </w:r>
      <w:r w:rsidR="00141DD5">
        <w:rPr>
          <w:rFonts w:ascii="Times New Roman" w:eastAsia="Times New Roman" w:hAnsi="Times New Roman" w:cs="Times New Roman"/>
          <w:sz w:val="24"/>
          <w:szCs w:val="24"/>
          <w:lang w:val="en-US"/>
        </w:rPr>
        <w:t>ed</w:t>
      </w:r>
      <w:r w:rsidR="008E3D57">
        <w:rPr>
          <w:rFonts w:ascii="Times New Roman" w:eastAsia="Times New Roman" w:hAnsi="Times New Roman" w:cs="Times New Roman"/>
          <w:sz w:val="24"/>
          <w:szCs w:val="24"/>
          <w:lang w:val="en-US"/>
        </w:rPr>
        <w:t xml:space="preserve"> broad access to</w:t>
      </w:r>
      <w:r w:rsidR="00141DD5">
        <w:rPr>
          <w:rFonts w:ascii="Times New Roman" w:eastAsia="Times New Roman" w:hAnsi="Times New Roman" w:cs="Times New Roman"/>
          <w:sz w:val="24"/>
          <w:szCs w:val="24"/>
          <w:lang w:val="en-US"/>
        </w:rPr>
        <w:t xml:space="preserve"> caloric</w:t>
      </w:r>
      <w:r w:rsidR="008E3D57">
        <w:rPr>
          <w:rFonts w:ascii="Times New Roman" w:eastAsia="Times New Roman" w:hAnsi="Times New Roman" w:cs="Times New Roman"/>
          <w:sz w:val="24"/>
          <w:szCs w:val="24"/>
          <w:lang w:val="en-US"/>
        </w:rPr>
        <w:t xml:space="preserve"> excess and </w:t>
      </w:r>
      <w:r w:rsidR="00141DD5">
        <w:rPr>
          <w:rFonts w:ascii="Times New Roman" w:eastAsia="Times New Roman" w:hAnsi="Times New Roman" w:cs="Times New Roman"/>
          <w:sz w:val="24"/>
          <w:szCs w:val="24"/>
          <w:lang w:val="en-US"/>
        </w:rPr>
        <w:t xml:space="preserve">an </w:t>
      </w:r>
      <w:r w:rsidR="008E3D57">
        <w:rPr>
          <w:rFonts w:ascii="Times New Roman" w:eastAsia="Times New Roman" w:hAnsi="Times New Roman" w:cs="Times New Roman"/>
          <w:sz w:val="24"/>
          <w:szCs w:val="24"/>
          <w:lang w:val="en-US"/>
        </w:rPr>
        <w:t>ever</w:t>
      </w:r>
      <w:r w:rsidR="00141DD5">
        <w:rPr>
          <w:rFonts w:ascii="Times New Roman" w:eastAsia="Times New Roman" w:hAnsi="Times New Roman" w:cs="Times New Roman"/>
          <w:sz w:val="24"/>
          <w:szCs w:val="24"/>
          <w:lang w:val="en-US"/>
        </w:rPr>
        <w:t>-</w:t>
      </w:r>
      <w:r w:rsidR="008E3D57">
        <w:rPr>
          <w:rFonts w:ascii="Times New Roman" w:eastAsia="Times New Roman" w:hAnsi="Times New Roman" w:cs="Times New Roman"/>
          <w:sz w:val="24"/>
          <w:szCs w:val="24"/>
          <w:lang w:val="en-US"/>
        </w:rPr>
        <w:t>increasing input</w:t>
      </w:r>
      <w:r w:rsidR="00FA3FAE">
        <w:rPr>
          <w:rFonts w:ascii="Times New Roman" w:eastAsia="Times New Roman" w:hAnsi="Times New Roman" w:cs="Times New Roman"/>
          <w:sz w:val="24"/>
          <w:szCs w:val="24"/>
          <w:lang w:val="en-US"/>
        </w:rPr>
        <w:t xml:space="preserve"> of</w:t>
      </w:r>
      <w:r>
        <w:rPr>
          <w:rFonts w:ascii="Times New Roman" w:eastAsia="Times New Roman" w:hAnsi="Times New Roman" w:cs="Times New Roman"/>
          <w:sz w:val="24"/>
          <w:szCs w:val="24"/>
          <w:lang w:val="en-US"/>
        </w:rPr>
        <w:t xml:space="preserve"> products </w:t>
      </w:r>
      <w:r w:rsidR="00FA3FAE">
        <w:rPr>
          <w:rFonts w:ascii="Times New Roman" w:eastAsia="Times New Roman" w:hAnsi="Times New Roman" w:cs="Times New Roman"/>
          <w:sz w:val="24"/>
          <w:szCs w:val="24"/>
          <w:lang w:val="en-US"/>
        </w:rPr>
        <w:t xml:space="preserve">produced by the food industry and </w:t>
      </w:r>
      <w:r>
        <w:rPr>
          <w:rFonts w:ascii="Times New Roman" w:eastAsia="Times New Roman" w:hAnsi="Times New Roman" w:cs="Times New Roman"/>
          <w:sz w:val="24"/>
          <w:szCs w:val="24"/>
          <w:lang w:val="en-US"/>
        </w:rPr>
        <w:t xml:space="preserve">designed principally for their low cost </w:t>
      </w:r>
      <w:r w:rsidR="00FA3FAE">
        <w:rPr>
          <w:rFonts w:ascii="Times New Roman" w:eastAsia="Times New Roman" w:hAnsi="Times New Roman" w:cs="Times New Roman"/>
          <w:sz w:val="24"/>
          <w:szCs w:val="24"/>
          <w:lang w:val="en-US"/>
        </w:rPr>
        <w:t xml:space="preserve">and </w:t>
      </w:r>
      <w:r w:rsidR="005501C8">
        <w:rPr>
          <w:rFonts w:ascii="Times New Roman" w:eastAsia="Times New Roman" w:hAnsi="Times New Roman" w:cs="Times New Roman"/>
          <w:sz w:val="24"/>
          <w:szCs w:val="24"/>
          <w:lang w:val="en-US"/>
        </w:rPr>
        <w:t xml:space="preserve">palatability </w:t>
      </w:r>
      <w:r>
        <w:rPr>
          <w:rFonts w:ascii="Times New Roman" w:eastAsia="Times New Roman" w:hAnsi="Times New Roman" w:cs="Times New Roman"/>
          <w:sz w:val="24"/>
          <w:szCs w:val="24"/>
          <w:lang w:val="en-US"/>
        </w:rPr>
        <w:t>rather than their nutritional quality</w:t>
      </w:r>
      <w:r w:rsidR="008E3D57">
        <w:rPr>
          <w:rFonts w:ascii="Times New Roman" w:eastAsia="Times New Roman" w:hAnsi="Times New Roman" w:cs="Times New Roman"/>
          <w:sz w:val="24"/>
          <w:szCs w:val="24"/>
          <w:lang w:val="en-US"/>
        </w:rPr>
        <w:t xml:space="preserve">. </w:t>
      </w:r>
      <w:r w:rsidR="00621B30">
        <w:rPr>
          <w:rFonts w:ascii="Times New Roman" w:eastAsia="Times New Roman" w:hAnsi="Times New Roman" w:cs="Times New Roman"/>
          <w:sz w:val="24"/>
          <w:szCs w:val="24"/>
          <w:lang w:val="en-US"/>
        </w:rPr>
        <w:t>Within this</w:t>
      </w:r>
      <w:r>
        <w:rPr>
          <w:rFonts w:ascii="Times New Roman" w:eastAsia="Times New Roman" w:hAnsi="Times New Roman" w:cs="Times New Roman"/>
          <w:sz w:val="24"/>
          <w:szCs w:val="24"/>
          <w:lang w:val="en-US"/>
        </w:rPr>
        <w:t xml:space="preserve"> context</w:t>
      </w:r>
      <w:r w:rsidR="00621B30">
        <w:rPr>
          <w:rFonts w:ascii="Times New Roman" w:eastAsia="Times New Roman" w:hAnsi="Times New Roman" w:cs="Times New Roman"/>
          <w:sz w:val="24"/>
          <w:szCs w:val="24"/>
          <w:lang w:val="en-US"/>
        </w:rPr>
        <w:t xml:space="preserve">, the recognition of the role of ultra-processed foods </w:t>
      </w:r>
      <w:r w:rsidR="00141DD5">
        <w:rPr>
          <w:rFonts w:ascii="Times New Roman" w:eastAsia="Times New Roman" w:hAnsi="Times New Roman" w:cs="Times New Roman"/>
          <w:sz w:val="24"/>
          <w:szCs w:val="24"/>
          <w:lang w:val="en-US"/>
        </w:rPr>
        <w:t xml:space="preserve">(UPFs) </w:t>
      </w:r>
      <w:r w:rsidR="00621B30">
        <w:rPr>
          <w:rFonts w:ascii="Times New Roman" w:eastAsia="Times New Roman" w:hAnsi="Times New Roman" w:cs="Times New Roman"/>
          <w:sz w:val="24"/>
          <w:szCs w:val="24"/>
          <w:lang w:val="en-US"/>
        </w:rPr>
        <w:t xml:space="preserve">as </w:t>
      </w:r>
      <w:r>
        <w:rPr>
          <w:rFonts w:ascii="Times New Roman" w:eastAsia="Times New Roman" w:hAnsi="Times New Roman" w:cs="Times New Roman"/>
          <w:sz w:val="24"/>
          <w:szCs w:val="24"/>
          <w:lang w:val="en-US"/>
        </w:rPr>
        <w:t xml:space="preserve">a </w:t>
      </w:r>
      <w:r w:rsidR="00621B30">
        <w:rPr>
          <w:rFonts w:ascii="Times New Roman" w:eastAsia="Times New Roman" w:hAnsi="Times New Roman" w:cs="Times New Roman"/>
          <w:sz w:val="24"/>
          <w:szCs w:val="24"/>
          <w:lang w:val="en-US"/>
        </w:rPr>
        <w:t xml:space="preserve">risk for diabetes and other chronic diseases stands out, given the enormous population exposure </w:t>
      </w:r>
      <w:r w:rsidR="00141DD5">
        <w:rPr>
          <w:rFonts w:ascii="Times New Roman" w:eastAsia="Times New Roman" w:hAnsi="Times New Roman" w:cs="Times New Roman"/>
          <w:sz w:val="24"/>
          <w:szCs w:val="24"/>
          <w:lang w:val="en-US"/>
        </w:rPr>
        <w:t xml:space="preserve">to these products </w:t>
      </w:r>
      <w:r w:rsidR="00621B30">
        <w:rPr>
          <w:rFonts w:ascii="Times New Roman" w:eastAsia="Times New Roman" w:hAnsi="Times New Roman" w:cs="Times New Roman"/>
          <w:sz w:val="24"/>
          <w:szCs w:val="24"/>
          <w:lang w:val="en-US"/>
        </w:rPr>
        <w:t xml:space="preserve">and the </w:t>
      </w:r>
      <w:r w:rsidR="00FA3FAE">
        <w:rPr>
          <w:rFonts w:ascii="Times New Roman" w:eastAsia="Times New Roman" w:hAnsi="Times New Roman" w:cs="Times New Roman"/>
          <w:sz w:val="24"/>
          <w:szCs w:val="24"/>
          <w:lang w:val="en-US"/>
        </w:rPr>
        <w:t xml:space="preserve">now documented </w:t>
      </w:r>
      <w:r w:rsidR="00621B30">
        <w:rPr>
          <w:rFonts w:ascii="Times New Roman" w:eastAsia="Times New Roman" w:hAnsi="Times New Roman" w:cs="Times New Roman"/>
          <w:sz w:val="24"/>
          <w:szCs w:val="24"/>
          <w:lang w:val="en-US"/>
        </w:rPr>
        <w:t xml:space="preserve">risk </w:t>
      </w:r>
      <w:r w:rsidR="00FA3FAE">
        <w:rPr>
          <w:rFonts w:ascii="Times New Roman" w:eastAsia="Times New Roman" w:hAnsi="Times New Roman" w:cs="Times New Roman"/>
          <w:sz w:val="24"/>
          <w:szCs w:val="24"/>
          <w:lang w:val="en-US"/>
        </w:rPr>
        <w:t>they</w:t>
      </w:r>
      <w:r w:rsidR="00141DD5">
        <w:rPr>
          <w:rFonts w:ascii="Times New Roman" w:eastAsia="Times New Roman" w:hAnsi="Times New Roman" w:cs="Times New Roman"/>
          <w:sz w:val="24"/>
          <w:szCs w:val="24"/>
          <w:lang w:val="en-US"/>
        </w:rPr>
        <w:t xml:space="preserve"> present </w:t>
      </w:r>
      <w:r w:rsidR="00621B30">
        <w:rPr>
          <w:rFonts w:ascii="Times New Roman" w:eastAsia="Times New Roman" w:hAnsi="Times New Roman" w:cs="Times New Roman"/>
          <w:sz w:val="24"/>
          <w:szCs w:val="24"/>
          <w:lang w:val="en-US"/>
        </w:rPr>
        <w:t xml:space="preserve">not only for obesity but also for multiple </w:t>
      </w:r>
      <w:r w:rsidR="00FA3FAE">
        <w:rPr>
          <w:rFonts w:ascii="Times New Roman" w:eastAsia="Times New Roman" w:hAnsi="Times New Roman" w:cs="Times New Roman"/>
          <w:sz w:val="24"/>
          <w:szCs w:val="24"/>
          <w:lang w:val="en-US"/>
        </w:rPr>
        <w:t xml:space="preserve">chronic </w:t>
      </w:r>
      <w:r w:rsidR="00621B30">
        <w:rPr>
          <w:rFonts w:ascii="Times New Roman" w:eastAsia="Times New Roman" w:hAnsi="Times New Roman" w:cs="Times New Roman"/>
          <w:sz w:val="24"/>
          <w:szCs w:val="24"/>
          <w:lang w:val="en-US"/>
        </w:rPr>
        <w:t>diseases.</w:t>
      </w:r>
      <w:r w:rsidR="00143EDA" w:rsidRPr="00143EDA">
        <w:rPr>
          <w:rFonts w:ascii="Times New Roman" w:eastAsia="Times New Roman" w:hAnsi="Times New Roman" w:cs="Times New Roman"/>
          <w:sz w:val="24"/>
          <w:szCs w:val="24"/>
          <w:highlight w:val="yellow"/>
          <w:lang w:val="en-US"/>
        </w:rPr>
        <w:t>[refs]</w:t>
      </w:r>
      <w:r w:rsidR="00717ED1">
        <w:rPr>
          <w:rFonts w:ascii="Times New Roman" w:eastAsia="Times New Roman" w:hAnsi="Times New Roman" w:cs="Times New Roman"/>
          <w:sz w:val="24"/>
          <w:szCs w:val="24"/>
          <w:lang w:val="en-US"/>
        </w:rPr>
        <w:t xml:space="preserve"> </w:t>
      </w:r>
      <w:r w:rsidR="00FA3FAE">
        <w:rPr>
          <w:rFonts w:ascii="Times New Roman" w:eastAsia="Times New Roman" w:hAnsi="Times New Roman" w:cs="Times New Roman"/>
          <w:sz w:val="24"/>
          <w:szCs w:val="24"/>
          <w:lang w:val="en-US"/>
        </w:rPr>
        <w:t>In parallel,</w:t>
      </w:r>
      <w:r w:rsidR="00717ED1">
        <w:rPr>
          <w:rFonts w:ascii="Times New Roman" w:eastAsia="Times New Roman" w:hAnsi="Times New Roman" w:cs="Times New Roman"/>
          <w:sz w:val="24"/>
          <w:szCs w:val="24"/>
          <w:lang w:val="en-US"/>
        </w:rPr>
        <w:t xml:space="preserve"> the </w:t>
      </w:r>
      <w:r w:rsidR="005501C8">
        <w:rPr>
          <w:rFonts w:ascii="Times New Roman" w:eastAsia="Times New Roman" w:hAnsi="Times New Roman" w:cs="Times New Roman"/>
          <w:sz w:val="24"/>
          <w:szCs w:val="24"/>
          <w:lang w:val="en-US"/>
        </w:rPr>
        <w:t xml:space="preserve">harmful </w:t>
      </w:r>
      <w:r w:rsidR="00717ED1">
        <w:rPr>
          <w:rFonts w:ascii="Times New Roman" w:eastAsia="Times New Roman" w:hAnsi="Times New Roman" w:cs="Times New Roman"/>
          <w:sz w:val="24"/>
          <w:szCs w:val="24"/>
          <w:lang w:val="en-US"/>
        </w:rPr>
        <w:t xml:space="preserve">role of multinational food industry </w:t>
      </w:r>
      <w:r w:rsidR="00FA3FAE">
        <w:rPr>
          <w:rFonts w:ascii="Times New Roman" w:eastAsia="Times New Roman" w:hAnsi="Times New Roman" w:cs="Times New Roman"/>
          <w:sz w:val="24"/>
          <w:szCs w:val="24"/>
          <w:lang w:val="en-US"/>
        </w:rPr>
        <w:t xml:space="preserve">actors </w:t>
      </w:r>
      <w:r w:rsidR="00717ED1">
        <w:rPr>
          <w:rFonts w:ascii="Times New Roman" w:eastAsia="Times New Roman" w:hAnsi="Times New Roman" w:cs="Times New Roman"/>
          <w:sz w:val="24"/>
          <w:szCs w:val="24"/>
          <w:lang w:val="en-US"/>
        </w:rPr>
        <w:t xml:space="preserve">has been increasingly recognized as a force </w:t>
      </w:r>
      <w:r w:rsidR="008D77FE">
        <w:rPr>
          <w:rFonts w:ascii="Times New Roman" w:eastAsia="Times New Roman" w:hAnsi="Times New Roman" w:cs="Times New Roman"/>
          <w:sz w:val="24"/>
          <w:szCs w:val="24"/>
          <w:lang w:val="en-US"/>
        </w:rPr>
        <w:t xml:space="preserve">stimulating poor nutrition </w:t>
      </w:r>
      <w:r w:rsidR="00717ED1">
        <w:rPr>
          <w:rFonts w:ascii="Times New Roman" w:eastAsia="Times New Roman" w:hAnsi="Times New Roman" w:cs="Times New Roman"/>
          <w:sz w:val="24"/>
          <w:szCs w:val="24"/>
          <w:lang w:val="en-US"/>
        </w:rPr>
        <w:t xml:space="preserve">to be reckoned with, much like that of </w:t>
      </w:r>
      <w:r w:rsidR="00FA3FAE">
        <w:rPr>
          <w:rFonts w:ascii="Times New Roman" w:eastAsia="Times New Roman" w:hAnsi="Times New Roman" w:cs="Times New Roman"/>
          <w:sz w:val="24"/>
          <w:szCs w:val="24"/>
          <w:lang w:val="en-US"/>
        </w:rPr>
        <w:t xml:space="preserve">the </w:t>
      </w:r>
      <w:r w:rsidR="00717ED1">
        <w:rPr>
          <w:rFonts w:ascii="Times New Roman" w:eastAsia="Times New Roman" w:hAnsi="Times New Roman" w:cs="Times New Roman"/>
          <w:sz w:val="24"/>
          <w:szCs w:val="24"/>
          <w:lang w:val="en-US"/>
        </w:rPr>
        <w:t>tobacco companies</w:t>
      </w:r>
      <w:r w:rsidR="008D77FE">
        <w:rPr>
          <w:rFonts w:ascii="Times New Roman" w:eastAsia="Times New Roman" w:hAnsi="Times New Roman" w:cs="Times New Roman"/>
          <w:sz w:val="24"/>
          <w:szCs w:val="24"/>
          <w:lang w:val="en-US"/>
        </w:rPr>
        <w:t xml:space="preserve"> </w:t>
      </w:r>
      <w:r w:rsidR="00FA3FAE">
        <w:rPr>
          <w:rFonts w:ascii="Times New Roman" w:eastAsia="Times New Roman" w:hAnsi="Times New Roman" w:cs="Times New Roman"/>
          <w:sz w:val="24"/>
          <w:szCs w:val="24"/>
          <w:lang w:val="en-US"/>
        </w:rPr>
        <w:t xml:space="preserve">that created the </w:t>
      </w:r>
      <w:r w:rsidR="00143EDA">
        <w:rPr>
          <w:rFonts w:ascii="Times New Roman" w:eastAsia="Times New Roman" w:hAnsi="Times New Roman" w:cs="Times New Roman"/>
          <w:sz w:val="24"/>
          <w:szCs w:val="24"/>
          <w:lang w:val="en-US"/>
        </w:rPr>
        <w:t>tobacco use</w:t>
      </w:r>
      <w:r w:rsidR="00FA3FAE">
        <w:rPr>
          <w:rFonts w:ascii="Times New Roman" w:eastAsia="Times New Roman" w:hAnsi="Times New Roman" w:cs="Times New Roman"/>
          <w:sz w:val="24"/>
          <w:szCs w:val="24"/>
          <w:lang w:val="en-US"/>
        </w:rPr>
        <w:t xml:space="preserve"> epidemic</w:t>
      </w:r>
      <w:r w:rsidR="00717ED1">
        <w:rPr>
          <w:rFonts w:ascii="Times New Roman" w:eastAsia="Times New Roman" w:hAnsi="Times New Roman" w:cs="Times New Roman"/>
          <w:sz w:val="24"/>
          <w:szCs w:val="24"/>
          <w:lang w:val="en-US"/>
        </w:rPr>
        <w:t>.</w:t>
      </w:r>
      <w:r w:rsidR="008E3D57">
        <w:rPr>
          <w:rFonts w:ascii="Times New Roman" w:eastAsia="Times New Roman" w:hAnsi="Times New Roman" w:cs="Times New Roman"/>
          <w:sz w:val="24"/>
          <w:szCs w:val="24"/>
          <w:lang w:val="en-US"/>
        </w:rPr>
        <w:t xml:space="preserve"> </w:t>
      </w:r>
    </w:p>
    <w:p w14:paraId="3C4972C9" w14:textId="3CF7E79C" w:rsidR="00621B30" w:rsidRDefault="00CA0EEC" w:rsidP="00C16701">
      <w:pPr>
        <w:spacing w:after="0" w:line="48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On another front, </w:t>
      </w:r>
      <w:r w:rsidR="00E020CE">
        <w:rPr>
          <w:rFonts w:ascii="Times New Roman" w:eastAsia="Times New Roman" w:hAnsi="Times New Roman" w:cs="Times New Roman"/>
          <w:sz w:val="24"/>
          <w:szCs w:val="24"/>
          <w:lang w:val="en-US"/>
        </w:rPr>
        <w:t xml:space="preserve">understanding </w:t>
      </w:r>
      <w:r>
        <w:rPr>
          <w:rFonts w:ascii="Times New Roman" w:eastAsia="Times New Roman" w:hAnsi="Times New Roman" w:cs="Times New Roman"/>
          <w:sz w:val="24"/>
          <w:szCs w:val="24"/>
          <w:lang w:val="en-US"/>
        </w:rPr>
        <w:t>t</w:t>
      </w:r>
      <w:r w:rsidR="008E3D57">
        <w:rPr>
          <w:rFonts w:ascii="Times New Roman" w:eastAsia="Times New Roman" w:hAnsi="Times New Roman" w:cs="Times New Roman"/>
          <w:sz w:val="24"/>
          <w:szCs w:val="24"/>
          <w:lang w:val="en-US"/>
        </w:rPr>
        <w:t>he role of physical inactivity</w:t>
      </w:r>
      <w:r w:rsidR="00141DD5">
        <w:rPr>
          <w:rFonts w:ascii="Times New Roman" w:eastAsia="Times New Roman" w:hAnsi="Times New Roman" w:cs="Times New Roman"/>
          <w:sz w:val="24"/>
          <w:szCs w:val="24"/>
          <w:lang w:val="en-US"/>
        </w:rPr>
        <w:t xml:space="preserve"> in the development of diabetes</w:t>
      </w:r>
      <w:r w:rsidR="008E3D57">
        <w:rPr>
          <w:rFonts w:ascii="Times New Roman" w:eastAsia="Times New Roman" w:hAnsi="Times New Roman" w:cs="Times New Roman"/>
          <w:sz w:val="24"/>
          <w:szCs w:val="24"/>
          <w:lang w:val="en-US"/>
        </w:rPr>
        <w:t xml:space="preserve"> has been </w:t>
      </w:r>
      <w:r w:rsidR="00366654">
        <w:rPr>
          <w:rFonts w:ascii="Times New Roman" w:eastAsia="Times New Roman" w:hAnsi="Times New Roman" w:cs="Times New Roman"/>
          <w:sz w:val="24"/>
          <w:szCs w:val="24"/>
          <w:lang w:val="en-US"/>
        </w:rPr>
        <w:t xml:space="preserve">refined. Risk is now recognized </w:t>
      </w:r>
      <w:r>
        <w:rPr>
          <w:rFonts w:ascii="Times New Roman" w:eastAsia="Times New Roman" w:hAnsi="Times New Roman" w:cs="Times New Roman"/>
          <w:sz w:val="24"/>
          <w:szCs w:val="24"/>
          <w:lang w:val="en-US"/>
        </w:rPr>
        <w:t xml:space="preserve">not only from </w:t>
      </w:r>
      <w:r w:rsidR="00E020CE">
        <w:rPr>
          <w:rFonts w:ascii="Times New Roman" w:eastAsia="Times New Roman" w:hAnsi="Times New Roman" w:cs="Times New Roman"/>
          <w:sz w:val="24"/>
          <w:szCs w:val="24"/>
          <w:lang w:val="en-US"/>
        </w:rPr>
        <w:t>scant</w:t>
      </w:r>
      <w:r>
        <w:rPr>
          <w:rFonts w:ascii="Times New Roman" w:eastAsia="Times New Roman" w:hAnsi="Times New Roman" w:cs="Times New Roman"/>
          <w:sz w:val="24"/>
          <w:szCs w:val="24"/>
          <w:lang w:val="en-US"/>
        </w:rPr>
        <w:t xml:space="preserve"> activity but also from </w:t>
      </w:r>
      <w:r w:rsidR="008E3D57">
        <w:rPr>
          <w:rFonts w:ascii="Times New Roman" w:eastAsia="Times New Roman" w:hAnsi="Times New Roman" w:cs="Times New Roman"/>
          <w:sz w:val="24"/>
          <w:szCs w:val="24"/>
          <w:lang w:val="en-US"/>
        </w:rPr>
        <w:t>sedentary behavior</w:t>
      </w:r>
      <w:r w:rsidR="00366654">
        <w:rPr>
          <w:rFonts w:ascii="Times New Roman" w:eastAsia="Times New Roman" w:hAnsi="Times New Roman" w:cs="Times New Roman"/>
          <w:sz w:val="24"/>
          <w:szCs w:val="24"/>
          <w:lang w:val="en-US"/>
        </w:rPr>
        <w:t>.</w:t>
      </w:r>
      <w:r w:rsidR="00E020CE" w:rsidRPr="00E020CE">
        <w:rPr>
          <w:rFonts w:ascii="Times New Roman" w:eastAsia="Times New Roman" w:hAnsi="Times New Roman" w:cs="Times New Roman"/>
          <w:sz w:val="24"/>
          <w:szCs w:val="24"/>
          <w:highlight w:val="yellow"/>
          <w:lang w:val="en-US"/>
        </w:rPr>
        <w:t>[ref]</w:t>
      </w:r>
      <w:r w:rsidR="00366654">
        <w:rPr>
          <w:rFonts w:ascii="Times New Roman" w:eastAsia="Times New Roman" w:hAnsi="Times New Roman" w:cs="Times New Roman"/>
          <w:sz w:val="24"/>
          <w:szCs w:val="24"/>
          <w:lang w:val="en-US"/>
        </w:rPr>
        <w:t xml:space="preserve"> M</w:t>
      </w:r>
      <w:r w:rsidR="008E3D57">
        <w:rPr>
          <w:rFonts w:ascii="Times New Roman" w:eastAsia="Times New Roman" w:hAnsi="Times New Roman" w:cs="Times New Roman"/>
          <w:sz w:val="24"/>
          <w:szCs w:val="24"/>
          <w:lang w:val="en-US"/>
        </w:rPr>
        <w:t xml:space="preserve">ultiple types and moments of activity are </w:t>
      </w:r>
      <w:r w:rsidR="00366654">
        <w:rPr>
          <w:rFonts w:ascii="Times New Roman" w:eastAsia="Times New Roman" w:hAnsi="Times New Roman" w:cs="Times New Roman"/>
          <w:sz w:val="24"/>
          <w:szCs w:val="24"/>
          <w:lang w:val="en-US"/>
        </w:rPr>
        <w:t xml:space="preserve">now seen as </w:t>
      </w:r>
      <w:r w:rsidR="00141DD5">
        <w:rPr>
          <w:rFonts w:ascii="Times New Roman" w:eastAsia="Times New Roman" w:hAnsi="Times New Roman" w:cs="Times New Roman"/>
          <w:sz w:val="24"/>
          <w:szCs w:val="24"/>
          <w:lang w:val="en-US"/>
        </w:rPr>
        <w:t>beneficial</w:t>
      </w:r>
      <w:r w:rsidR="008E3D57">
        <w:rPr>
          <w:rFonts w:ascii="Times New Roman" w:eastAsia="Times New Roman" w:hAnsi="Times New Roman" w:cs="Times New Roman"/>
          <w:sz w:val="24"/>
          <w:szCs w:val="24"/>
          <w:lang w:val="en-US"/>
        </w:rPr>
        <w:t xml:space="preserve"> within </w:t>
      </w:r>
      <w:r>
        <w:rPr>
          <w:rFonts w:ascii="Times New Roman" w:eastAsia="Times New Roman" w:hAnsi="Times New Roman" w:cs="Times New Roman"/>
          <w:sz w:val="24"/>
          <w:szCs w:val="24"/>
          <w:lang w:val="en-US"/>
        </w:rPr>
        <w:t>a revised</w:t>
      </w:r>
      <w:r w:rsidR="008E3D57">
        <w:rPr>
          <w:rFonts w:ascii="Times New Roman" w:eastAsia="Times New Roman" w:hAnsi="Times New Roman" w:cs="Times New Roman"/>
          <w:sz w:val="24"/>
          <w:szCs w:val="24"/>
          <w:lang w:val="en-US"/>
        </w:rPr>
        <w:t xml:space="preserve"> conceptual framework </w:t>
      </w:r>
      <w:r w:rsidR="00366654">
        <w:rPr>
          <w:rFonts w:ascii="Times New Roman" w:eastAsia="Times New Roman" w:hAnsi="Times New Roman" w:cs="Times New Roman"/>
          <w:sz w:val="24"/>
          <w:szCs w:val="24"/>
          <w:lang w:val="en-US"/>
        </w:rPr>
        <w:t xml:space="preserve">stating </w:t>
      </w:r>
      <w:r w:rsidR="00141DD5">
        <w:rPr>
          <w:rFonts w:ascii="Times New Roman" w:eastAsia="Times New Roman" w:hAnsi="Times New Roman" w:cs="Times New Roman"/>
          <w:sz w:val="24"/>
          <w:szCs w:val="24"/>
          <w:lang w:val="en-US"/>
        </w:rPr>
        <w:t>that</w:t>
      </w:r>
      <w:r w:rsidR="008E3D5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the benefit of </w:t>
      </w:r>
      <w:r w:rsidR="005501C8">
        <w:rPr>
          <w:rFonts w:ascii="Times New Roman" w:eastAsia="Times New Roman" w:hAnsi="Times New Roman" w:cs="Times New Roman"/>
          <w:sz w:val="24"/>
          <w:szCs w:val="24"/>
          <w:lang w:val="en-US"/>
        </w:rPr>
        <w:t xml:space="preserve">exercise </w:t>
      </w:r>
      <w:r>
        <w:rPr>
          <w:rFonts w:ascii="Times New Roman" w:eastAsia="Times New Roman" w:hAnsi="Times New Roman" w:cs="Times New Roman"/>
          <w:sz w:val="24"/>
          <w:szCs w:val="24"/>
          <w:lang w:val="en-US"/>
        </w:rPr>
        <w:t>is</w:t>
      </w:r>
      <w:r w:rsidR="005501C8">
        <w:rPr>
          <w:rFonts w:ascii="Times New Roman" w:eastAsia="Times New Roman" w:hAnsi="Times New Roman" w:cs="Times New Roman"/>
          <w:sz w:val="24"/>
          <w:szCs w:val="24"/>
          <w:lang w:val="en-US"/>
        </w:rPr>
        <w:t xml:space="preserve"> largely</w:t>
      </w:r>
      <w:r w:rsidR="008E3D57">
        <w:rPr>
          <w:rFonts w:ascii="Times New Roman" w:eastAsia="Times New Roman" w:hAnsi="Times New Roman" w:cs="Times New Roman"/>
          <w:sz w:val="24"/>
          <w:szCs w:val="24"/>
          <w:lang w:val="en-US"/>
        </w:rPr>
        <w:t xml:space="preserve"> independent of its intensity and</w:t>
      </w:r>
      <w:r w:rsidR="00141DD5">
        <w:rPr>
          <w:rFonts w:ascii="Times New Roman" w:eastAsia="Times New Roman" w:hAnsi="Times New Roman" w:cs="Times New Roman"/>
          <w:sz w:val="24"/>
          <w:szCs w:val="24"/>
          <w:lang w:val="en-US"/>
        </w:rPr>
        <w:t xml:space="preserve"> the</w:t>
      </w:r>
      <w:r w:rsidR="008E3D57">
        <w:rPr>
          <w:rFonts w:ascii="Times New Roman" w:eastAsia="Times New Roman" w:hAnsi="Times New Roman" w:cs="Times New Roman"/>
          <w:sz w:val="24"/>
          <w:szCs w:val="24"/>
          <w:lang w:val="en-US"/>
        </w:rPr>
        <w:t xml:space="preserve"> duration</w:t>
      </w:r>
      <w:r w:rsidR="00141DD5">
        <w:rPr>
          <w:rFonts w:ascii="Times New Roman" w:eastAsia="Times New Roman" w:hAnsi="Times New Roman" w:cs="Times New Roman"/>
          <w:sz w:val="24"/>
          <w:szCs w:val="24"/>
          <w:lang w:val="en-US"/>
        </w:rPr>
        <w:t xml:space="preserve"> of its episodes</w:t>
      </w:r>
      <w:r w:rsidR="008E3D57">
        <w:rPr>
          <w:rFonts w:ascii="Times New Roman" w:eastAsia="Times New Roman" w:hAnsi="Times New Roman" w:cs="Times New Roman"/>
          <w:sz w:val="24"/>
          <w:szCs w:val="24"/>
          <w:lang w:val="en-US"/>
        </w:rPr>
        <w:t>.</w:t>
      </w:r>
      <w:r w:rsidR="00E020CE" w:rsidRPr="00E020CE">
        <w:rPr>
          <w:rFonts w:ascii="Times New Roman" w:eastAsia="Times New Roman" w:hAnsi="Times New Roman" w:cs="Times New Roman"/>
          <w:sz w:val="24"/>
          <w:szCs w:val="24"/>
          <w:highlight w:val="yellow"/>
          <w:lang w:val="en-US"/>
        </w:rPr>
        <w:t>[ref]</w:t>
      </w:r>
      <w:r w:rsidR="008E3D57">
        <w:rPr>
          <w:rFonts w:ascii="Times New Roman" w:eastAsia="Times New Roman" w:hAnsi="Times New Roman" w:cs="Times New Roman"/>
          <w:sz w:val="24"/>
          <w:szCs w:val="24"/>
          <w:lang w:val="en-US"/>
        </w:rPr>
        <w:t xml:space="preserve"> Newer risk factors such as inadequate sleep behaviors and air pollution have been added to the list. Others will likely follow.</w:t>
      </w:r>
    </w:p>
    <w:p w14:paraId="30EB37F9" w14:textId="0D7D1BEC" w:rsidR="0088754A" w:rsidRPr="00C266A5" w:rsidRDefault="008E3D57" w:rsidP="00F36E7E">
      <w:pPr>
        <w:spacing w:after="0" w:line="480" w:lineRule="auto"/>
        <w:ind w:firstLine="708"/>
        <w:jc w:val="both"/>
        <w:rPr>
          <w:rFonts w:ascii="Times New Roman" w:eastAsia="Times New Roman" w:hAnsi="Times New Roman" w:cs="Times New Roman"/>
          <w:sz w:val="24"/>
          <w:szCs w:val="24"/>
          <w:lang w:val="en-US"/>
        </w:rPr>
        <w:pPrChange w:id="64" w:author="PPGEPI" w:date="2024-04-19T16:21:00Z">
          <w:pPr>
            <w:spacing w:after="0" w:line="480" w:lineRule="auto"/>
            <w:jc w:val="both"/>
          </w:pPr>
        </w:pPrChange>
      </w:pPr>
      <w:r>
        <w:rPr>
          <w:rFonts w:ascii="Times New Roman" w:eastAsia="Times New Roman" w:hAnsi="Times New Roman" w:cs="Times New Roman"/>
          <w:sz w:val="24"/>
          <w:szCs w:val="24"/>
          <w:lang w:val="en-US"/>
        </w:rPr>
        <w:t xml:space="preserve">Yet this increase in understanding of </w:t>
      </w:r>
      <w:r w:rsidR="00CA0EEC">
        <w:rPr>
          <w:rFonts w:ascii="Times New Roman" w:eastAsia="Times New Roman" w:hAnsi="Times New Roman" w:cs="Times New Roman"/>
          <w:sz w:val="24"/>
          <w:szCs w:val="24"/>
          <w:lang w:val="en-US"/>
        </w:rPr>
        <w:t>the origins of</w:t>
      </w:r>
      <w:r>
        <w:rPr>
          <w:rFonts w:ascii="Times New Roman" w:eastAsia="Times New Roman" w:hAnsi="Times New Roman" w:cs="Times New Roman"/>
          <w:sz w:val="24"/>
          <w:szCs w:val="24"/>
          <w:lang w:val="en-US"/>
        </w:rPr>
        <w:t xml:space="preserve"> hyperglycemia has </w:t>
      </w:r>
      <w:r w:rsidR="00CA0EEC">
        <w:rPr>
          <w:rFonts w:ascii="Times New Roman" w:eastAsia="Times New Roman" w:hAnsi="Times New Roman" w:cs="Times New Roman"/>
          <w:sz w:val="24"/>
          <w:szCs w:val="24"/>
          <w:lang w:val="en-US"/>
        </w:rPr>
        <w:t xml:space="preserve">not yet seen much </w:t>
      </w:r>
      <w:r>
        <w:rPr>
          <w:rFonts w:ascii="Times New Roman" w:eastAsia="Times New Roman" w:hAnsi="Times New Roman" w:cs="Times New Roman"/>
          <w:sz w:val="24"/>
          <w:szCs w:val="24"/>
          <w:lang w:val="en-US"/>
        </w:rPr>
        <w:t>translat</w:t>
      </w:r>
      <w:r w:rsidR="00CA0EEC">
        <w:rPr>
          <w:rFonts w:ascii="Times New Roman" w:eastAsia="Times New Roman" w:hAnsi="Times New Roman" w:cs="Times New Roman"/>
          <w:sz w:val="24"/>
          <w:szCs w:val="24"/>
          <w:lang w:val="en-US"/>
        </w:rPr>
        <w:t>ion</w:t>
      </w:r>
      <w:r>
        <w:rPr>
          <w:rFonts w:ascii="Times New Roman" w:eastAsia="Times New Roman" w:hAnsi="Times New Roman" w:cs="Times New Roman"/>
          <w:sz w:val="24"/>
          <w:szCs w:val="24"/>
          <w:lang w:val="en-US"/>
        </w:rPr>
        <w:t xml:space="preserve"> into </w:t>
      </w:r>
      <w:r w:rsidR="00366654">
        <w:rPr>
          <w:rFonts w:ascii="Times New Roman" w:eastAsia="Times New Roman" w:hAnsi="Times New Roman" w:cs="Times New Roman"/>
          <w:sz w:val="24"/>
          <w:szCs w:val="24"/>
          <w:lang w:val="en-US"/>
        </w:rPr>
        <w:t>preventive interventions</w:t>
      </w:r>
      <w:r>
        <w:rPr>
          <w:rFonts w:ascii="Times New Roman" w:eastAsia="Times New Roman" w:hAnsi="Times New Roman" w:cs="Times New Roman"/>
          <w:sz w:val="24"/>
          <w:szCs w:val="24"/>
          <w:lang w:val="en-US"/>
        </w:rPr>
        <w:t xml:space="preserve"> with broad population reach</w:t>
      </w:r>
      <w:r w:rsidR="000931D5">
        <w:rPr>
          <w:rFonts w:ascii="Times New Roman" w:eastAsia="Times New Roman" w:hAnsi="Times New Roman" w:cs="Times New Roman"/>
          <w:sz w:val="24"/>
          <w:szCs w:val="24"/>
          <w:lang w:val="en-US"/>
        </w:rPr>
        <w:t xml:space="preserve">. </w:t>
      </w:r>
      <w:r w:rsidR="0088754A">
        <w:rPr>
          <w:rFonts w:ascii="Times New Roman" w:eastAsia="Times New Roman" w:hAnsi="Times New Roman" w:cs="Times New Roman"/>
          <w:sz w:val="24"/>
          <w:szCs w:val="24"/>
          <w:lang w:val="en-US"/>
        </w:rPr>
        <w:t xml:space="preserve">A wide variety of population-based interventions have been suggested, including taxes on unhealthy foods and subsidies for healthy ones, social marketing campaigns, interventions stimulating healthier foods in school and government office canteens, prohibition of the marketing of unhealthy foods to children, design and redesign of urban areas to stimulate healthy transport, and greater control of polluters. Almost all of these, for most countries, remain as ideas on paper. Their absence in practice has </w:t>
      </w:r>
      <w:r w:rsidR="000931D5">
        <w:rPr>
          <w:rFonts w:ascii="Times New Roman" w:eastAsia="Times New Roman" w:hAnsi="Times New Roman" w:cs="Times New Roman"/>
          <w:sz w:val="24"/>
          <w:szCs w:val="24"/>
          <w:lang w:val="en-US"/>
        </w:rPr>
        <w:t>led to</w:t>
      </w:r>
      <w:r w:rsidR="00366654">
        <w:rPr>
          <w:rFonts w:ascii="Times New Roman" w:eastAsia="Times New Roman" w:hAnsi="Times New Roman" w:cs="Times New Roman"/>
          <w:sz w:val="24"/>
          <w:szCs w:val="24"/>
          <w:lang w:val="en-US"/>
        </w:rPr>
        <w:t xml:space="preserve"> a policy vacuum permitting </w:t>
      </w:r>
      <w:r w:rsidR="0088754A">
        <w:rPr>
          <w:rFonts w:ascii="Times New Roman" w:eastAsia="Times New Roman" w:hAnsi="Times New Roman" w:cs="Times New Roman"/>
          <w:sz w:val="24"/>
          <w:szCs w:val="24"/>
          <w:lang w:val="en-US"/>
        </w:rPr>
        <w:t>the large incre</w:t>
      </w:r>
      <w:r w:rsidR="005501C8">
        <w:rPr>
          <w:rFonts w:ascii="Times New Roman" w:eastAsia="Times New Roman" w:hAnsi="Times New Roman" w:cs="Times New Roman"/>
          <w:sz w:val="24"/>
          <w:szCs w:val="24"/>
          <w:lang w:val="en-US"/>
        </w:rPr>
        <w:t>a</w:t>
      </w:r>
      <w:r w:rsidR="0088754A">
        <w:rPr>
          <w:rFonts w:ascii="Times New Roman" w:eastAsia="Times New Roman" w:hAnsi="Times New Roman" w:cs="Times New Roman"/>
          <w:sz w:val="24"/>
          <w:szCs w:val="24"/>
          <w:lang w:val="en-US"/>
        </w:rPr>
        <w:t>se in hype</w:t>
      </w:r>
      <w:r w:rsidR="005501C8">
        <w:rPr>
          <w:rFonts w:ascii="Times New Roman" w:eastAsia="Times New Roman" w:hAnsi="Times New Roman" w:cs="Times New Roman"/>
          <w:sz w:val="24"/>
          <w:szCs w:val="24"/>
          <w:lang w:val="en-US"/>
        </w:rPr>
        <w:t>r</w:t>
      </w:r>
      <w:r w:rsidR="0088754A">
        <w:rPr>
          <w:rFonts w:ascii="Times New Roman" w:eastAsia="Times New Roman" w:hAnsi="Times New Roman" w:cs="Times New Roman"/>
          <w:sz w:val="24"/>
          <w:szCs w:val="24"/>
          <w:lang w:val="en-US"/>
        </w:rPr>
        <w:t xml:space="preserve">glycemia </w:t>
      </w:r>
      <w:r w:rsidR="000931D5">
        <w:rPr>
          <w:rFonts w:ascii="Times New Roman" w:eastAsia="Times New Roman" w:hAnsi="Times New Roman" w:cs="Times New Roman"/>
          <w:sz w:val="24"/>
          <w:szCs w:val="24"/>
          <w:lang w:val="en-US"/>
        </w:rPr>
        <w:t xml:space="preserve">and many of its multiple underlying risk factors </w:t>
      </w:r>
      <w:r w:rsidR="0088754A">
        <w:rPr>
          <w:rFonts w:ascii="Times New Roman" w:eastAsia="Times New Roman" w:hAnsi="Times New Roman" w:cs="Times New Roman"/>
          <w:sz w:val="24"/>
          <w:szCs w:val="24"/>
          <w:lang w:val="en-US"/>
        </w:rPr>
        <w:t>observed.</w:t>
      </w:r>
    </w:p>
    <w:p w14:paraId="1CC83CDA" w14:textId="3957ADF3" w:rsidR="00C16701" w:rsidRPr="00C266A5" w:rsidRDefault="008E3D57" w:rsidP="0088754A">
      <w:pPr>
        <w:spacing w:after="0" w:line="48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Many reasons </w:t>
      </w:r>
      <w:r w:rsidR="00CA0EEC">
        <w:rPr>
          <w:rFonts w:ascii="Times New Roman" w:eastAsia="Times New Roman" w:hAnsi="Times New Roman" w:cs="Times New Roman"/>
          <w:sz w:val="24"/>
          <w:szCs w:val="24"/>
          <w:lang w:val="en-US"/>
        </w:rPr>
        <w:t xml:space="preserve">exist </w:t>
      </w:r>
      <w:r>
        <w:rPr>
          <w:rFonts w:ascii="Times New Roman" w:eastAsia="Times New Roman" w:hAnsi="Times New Roman" w:cs="Times New Roman"/>
          <w:sz w:val="24"/>
          <w:szCs w:val="24"/>
          <w:lang w:val="en-US"/>
        </w:rPr>
        <w:t>for this</w:t>
      </w:r>
      <w:r w:rsidR="00CA0EEC">
        <w:rPr>
          <w:rFonts w:ascii="Times New Roman" w:eastAsia="Times New Roman" w:hAnsi="Times New Roman" w:cs="Times New Roman"/>
          <w:sz w:val="24"/>
          <w:szCs w:val="24"/>
          <w:lang w:val="en-US"/>
        </w:rPr>
        <w:t xml:space="preserve"> slow translation f</w:t>
      </w:r>
      <w:r w:rsidR="003917D8">
        <w:rPr>
          <w:rFonts w:ascii="Times New Roman" w:eastAsia="Times New Roman" w:hAnsi="Times New Roman" w:cs="Times New Roman"/>
          <w:sz w:val="24"/>
          <w:szCs w:val="24"/>
          <w:lang w:val="en-US"/>
        </w:rPr>
        <w:t>r</w:t>
      </w:r>
      <w:r w:rsidR="00CA0EEC">
        <w:rPr>
          <w:rFonts w:ascii="Times New Roman" w:eastAsia="Times New Roman" w:hAnsi="Times New Roman" w:cs="Times New Roman"/>
          <w:sz w:val="24"/>
          <w:szCs w:val="24"/>
          <w:lang w:val="en-US"/>
        </w:rPr>
        <w:t>om knowledge to action</w:t>
      </w:r>
      <w:r w:rsidR="00141DD5">
        <w:rPr>
          <w:rFonts w:ascii="Times New Roman" w:eastAsia="Times New Roman" w:hAnsi="Times New Roman" w:cs="Times New Roman"/>
          <w:sz w:val="24"/>
          <w:szCs w:val="24"/>
          <w:lang w:val="en-US"/>
        </w:rPr>
        <w:t xml:space="preserve">. </w:t>
      </w:r>
      <w:r w:rsidR="00CA0EEC">
        <w:rPr>
          <w:rFonts w:ascii="Times New Roman" w:eastAsia="Times New Roman" w:hAnsi="Times New Roman" w:cs="Times New Roman"/>
          <w:sz w:val="24"/>
          <w:szCs w:val="24"/>
          <w:lang w:val="en-US"/>
        </w:rPr>
        <w:t>A m</w:t>
      </w:r>
      <w:r>
        <w:rPr>
          <w:rFonts w:ascii="Times New Roman" w:eastAsia="Times New Roman" w:hAnsi="Times New Roman" w:cs="Times New Roman"/>
          <w:sz w:val="24"/>
          <w:szCs w:val="24"/>
          <w:lang w:val="en-US"/>
        </w:rPr>
        <w:t xml:space="preserve">ajor one </w:t>
      </w:r>
      <w:r w:rsidR="00CA0EEC">
        <w:rPr>
          <w:rFonts w:ascii="Times New Roman" w:eastAsia="Times New Roman" w:hAnsi="Times New Roman" w:cs="Times New Roman"/>
          <w:sz w:val="24"/>
          <w:szCs w:val="24"/>
          <w:lang w:val="en-US"/>
        </w:rPr>
        <w:t>is</w:t>
      </w:r>
      <w:r>
        <w:rPr>
          <w:rFonts w:ascii="Times New Roman" w:eastAsia="Times New Roman" w:hAnsi="Times New Roman" w:cs="Times New Roman"/>
          <w:sz w:val="24"/>
          <w:szCs w:val="24"/>
          <w:lang w:val="en-US"/>
        </w:rPr>
        <w:t xml:space="preserve"> </w:t>
      </w:r>
      <w:r w:rsidR="003917D8">
        <w:rPr>
          <w:rFonts w:ascii="Times New Roman" w:eastAsia="Times New Roman" w:hAnsi="Times New Roman" w:cs="Times New Roman"/>
          <w:sz w:val="24"/>
          <w:szCs w:val="24"/>
          <w:lang w:val="en-US"/>
        </w:rPr>
        <w:t xml:space="preserve">the existence of </w:t>
      </w:r>
      <w:r>
        <w:rPr>
          <w:rFonts w:ascii="Times New Roman" w:eastAsia="Times New Roman" w:hAnsi="Times New Roman" w:cs="Times New Roman"/>
          <w:sz w:val="24"/>
          <w:szCs w:val="24"/>
          <w:lang w:val="en-US"/>
        </w:rPr>
        <w:t>political systems where economic interests have undue power in decision-making</w:t>
      </w:r>
      <w:r w:rsidR="00CA0EEC">
        <w:rPr>
          <w:rFonts w:ascii="Times New Roman" w:eastAsia="Times New Roman" w:hAnsi="Times New Roman" w:cs="Times New Roman"/>
          <w:sz w:val="24"/>
          <w:szCs w:val="24"/>
          <w:lang w:val="en-US"/>
        </w:rPr>
        <w:t>. A second is</w:t>
      </w:r>
      <w:r w:rsidR="000C52FD">
        <w:rPr>
          <w:rFonts w:ascii="Times New Roman" w:eastAsia="Times New Roman" w:hAnsi="Times New Roman" w:cs="Times New Roman"/>
          <w:sz w:val="24"/>
          <w:szCs w:val="24"/>
          <w:lang w:val="en-US"/>
        </w:rPr>
        <w:t xml:space="preserve"> the lack of </w:t>
      </w:r>
      <w:r w:rsidR="003917D8">
        <w:rPr>
          <w:rFonts w:ascii="Times New Roman" w:eastAsia="Times New Roman" w:hAnsi="Times New Roman" w:cs="Times New Roman"/>
          <w:sz w:val="24"/>
          <w:szCs w:val="24"/>
          <w:lang w:val="en-US"/>
        </w:rPr>
        <w:t xml:space="preserve">vibrant </w:t>
      </w:r>
      <w:r w:rsidR="004A12ED">
        <w:rPr>
          <w:rFonts w:ascii="Times New Roman" w:eastAsia="Times New Roman" w:hAnsi="Times New Roman" w:cs="Times New Roman"/>
          <w:sz w:val="24"/>
          <w:szCs w:val="24"/>
          <w:lang w:val="en-US"/>
        </w:rPr>
        <w:t>in-country</w:t>
      </w:r>
      <w:r w:rsidR="000C52FD">
        <w:rPr>
          <w:rFonts w:ascii="Times New Roman" w:eastAsia="Times New Roman" w:hAnsi="Times New Roman" w:cs="Times New Roman"/>
          <w:sz w:val="24"/>
          <w:szCs w:val="24"/>
          <w:lang w:val="en-US"/>
        </w:rPr>
        <w:t xml:space="preserve"> public health communit</w:t>
      </w:r>
      <w:r w:rsidR="004A12ED">
        <w:rPr>
          <w:rFonts w:ascii="Times New Roman" w:eastAsia="Times New Roman" w:hAnsi="Times New Roman" w:cs="Times New Roman"/>
          <w:sz w:val="24"/>
          <w:szCs w:val="24"/>
          <w:lang w:val="en-US"/>
        </w:rPr>
        <w:t>ies</w:t>
      </w:r>
      <w:r w:rsidR="000C52FD">
        <w:rPr>
          <w:rFonts w:ascii="Times New Roman" w:eastAsia="Times New Roman" w:hAnsi="Times New Roman" w:cs="Times New Roman"/>
          <w:sz w:val="24"/>
          <w:szCs w:val="24"/>
          <w:lang w:val="en-US"/>
        </w:rPr>
        <w:t xml:space="preserve"> </w:t>
      </w:r>
      <w:r w:rsidR="00141DD5">
        <w:rPr>
          <w:rFonts w:ascii="Times New Roman" w:eastAsia="Times New Roman" w:hAnsi="Times New Roman" w:cs="Times New Roman"/>
          <w:sz w:val="24"/>
          <w:szCs w:val="24"/>
          <w:lang w:val="en-US"/>
        </w:rPr>
        <w:t>w</w:t>
      </w:r>
      <w:r w:rsidR="003917D8">
        <w:rPr>
          <w:rFonts w:ascii="Times New Roman" w:eastAsia="Times New Roman" w:hAnsi="Times New Roman" w:cs="Times New Roman"/>
          <w:sz w:val="24"/>
          <w:szCs w:val="24"/>
          <w:lang w:val="en-US"/>
        </w:rPr>
        <w:t>ith a</w:t>
      </w:r>
      <w:r w:rsidR="00141DD5">
        <w:rPr>
          <w:rFonts w:ascii="Times New Roman" w:eastAsia="Times New Roman" w:hAnsi="Times New Roman" w:cs="Times New Roman"/>
          <w:sz w:val="24"/>
          <w:szCs w:val="24"/>
          <w:lang w:val="en-US"/>
        </w:rPr>
        <w:t xml:space="preserve"> strong </w:t>
      </w:r>
      <w:r w:rsidR="003917D8">
        <w:rPr>
          <w:rFonts w:ascii="Times New Roman" w:eastAsia="Times New Roman" w:hAnsi="Times New Roman" w:cs="Times New Roman"/>
          <w:sz w:val="24"/>
          <w:szCs w:val="24"/>
          <w:lang w:val="en-US"/>
        </w:rPr>
        <w:t xml:space="preserve">NCD </w:t>
      </w:r>
      <w:r w:rsidR="00141DD5">
        <w:rPr>
          <w:rFonts w:ascii="Times New Roman" w:eastAsia="Times New Roman" w:hAnsi="Times New Roman" w:cs="Times New Roman"/>
          <w:sz w:val="24"/>
          <w:szCs w:val="24"/>
          <w:lang w:val="en-US"/>
        </w:rPr>
        <w:t xml:space="preserve">component </w:t>
      </w:r>
      <w:r w:rsidR="004A12ED">
        <w:rPr>
          <w:rFonts w:ascii="Times New Roman" w:eastAsia="Times New Roman" w:hAnsi="Times New Roman" w:cs="Times New Roman"/>
          <w:sz w:val="24"/>
          <w:szCs w:val="24"/>
          <w:lang w:val="en-US"/>
        </w:rPr>
        <w:t>working to</w:t>
      </w:r>
      <w:r w:rsidR="00141DD5">
        <w:rPr>
          <w:rFonts w:ascii="Times New Roman" w:eastAsia="Times New Roman" w:hAnsi="Times New Roman" w:cs="Times New Roman"/>
          <w:sz w:val="24"/>
          <w:szCs w:val="24"/>
          <w:lang w:val="en-US"/>
        </w:rPr>
        <w:t xml:space="preserve"> </w:t>
      </w:r>
      <w:r w:rsidR="000C52FD">
        <w:rPr>
          <w:rFonts w:ascii="Times New Roman" w:eastAsia="Times New Roman" w:hAnsi="Times New Roman" w:cs="Times New Roman"/>
          <w:sz w:val="24"/>
          <w:szCs w:val="24"/>
          <w:lang w:val="en-US"/>
        </w:rPr>
        <w:t>stimulate the move from knowledge to action</w:t>
      </w:r>
      <w:r w:rsidR="00CA0EEC">
        <w:rPr>
          <w:rFonts w:ascii="Times New Roman" w:eastAsia="Times New Roman" w:hAnsi="Times New Roman" w:cs="Times New Roman"/>
          <w:sz w:val="24"/>
          <w:szCs w:val="24"/>
          <w:lang w:val="en-US"/>
        </w:rPr>
        <w:t xml:space="preserve">. A third is the </w:t>
      </w:r>
      <w:r w:rsidR="00A36E8C">
        <w:rPr>
          <w:rFonts w:ascii="Times New Roman" w:eastAsia="Times New Roman" w:hAnsi="Times New Roman" w:cs="Times New Roman"/>
          <w:sz w:val="24"/>
          <w:szCs w:val="24"/>
          <w:lang w:val="en-US"/>
        </w:rPr>
        <w:t xml:space="preserve">extension of the paradigm of evidence-based medicine created in the context of </w:t>
      </w:r>
      <w:r w:rsidR="004A12ED">
        <w:rPr>
          <w:rFonts w:ascii="Times New Roman" w:eastAsia="Times New Roman" w:hAnsi="Times New Roman" w:cs="Times New Roman"/>
          <w:sz w:val="24"/>
          <w:szCs w:val="24"/>
          <w:lang w:val="en-US"/>
        </w:rPr>
        <w:t xml:space="preserve">clinical </w:t>
      </w:r>
      <w:r w:rsidR="00A36E8C">
        <w:rPr>
          <w:rFonts w:ascii="Times New Roman" w:eastAsia="Times New Roman" w:hAnsi="Times New Roman" w:cs="Times New Roman"/>
          <w:sz w:val="24"/>
          <w:szCs w:val="24"/>
          <w:lang w:val="en-US"/>
        </w:rPr>
        <w:t>medicine to the realm of public health, where it is</w:t>
      </w:r>
      <w:r w:rsidR="00CA0EEC">
        <w:rPr>
          <w:rFonts w:ascii="Times New Roman" w:eastAsia="Times New Roman" w:hAnsi="Times New Roman" w:cs="Times New Roman"/>
          <w:sz w:val="24"/>
          <w:szCs w:val="24"/>
          <w:lang w:val="en-US"/>
        </w:rPr>
        <w:t xml:space="preserve"> </w:t>
      </w:r>
      <w:r w:rsidR="00270E4E">
        <w:rPr>
          <w:rFonts w:ascii="Times New Roman" w:eastAsia="Times New Roman" w:hAnsi="Times New Roman" w:cs="Times New Roman"/>
          <w:sz w:val="24"/>
          <w:szCs w:val="24"/>
          <w:lang w:val="en-US"/>
        </w:rPr>
        <w:t>inappropriate</w:t>
      </w:r>
      <w:r w:rsidR="00CA0EEC">
        <w:rPr>
          <w:rFonts w:ascii="Times New Roman" w:eastAsia="Times New Roman" w:hAnsi="Times New Roman" w:cs="Times New Roman"/>
          <w:sz w:val="24"/>
          <w:szCs w:val="24"/>
          <w:lang w:val="en-US"/>
        </w:rPr>
        <w:t xml:space="preserve"> for</w:t>
      </w:r>
      <w:r w:rsidR="00270E4E">
        <w:rPr>
          <w:rFonts w:ascii="Times New Roman" w:eastAsia="Times New Roman" w:hAnsi="Times New Roman" w:cs="Times New Roman"/>
          <w:sz w:val="24"/>
          <w:szCs w:val="24"/>
          <w:lang w:val="en-US"/>
        </w:rPr>
        <w:t xml:space="preserve"> decision-</w:t>
      </w:r>
      <w:commentRangeStart w:id="65"/>
      <w:r w:rsidR="00270E4E">
        <w:rPr>
          <w:rFonts w:ascii="Times New Roman" w:eastAsia="Times New Roman" w:hAnsi="Times New Roman" w:cs="Times New Roman"/>
          <w:sz w:val="24"/>
          <w:szCs w:val="24"/>
          <w:lang w:val="en-US"/>
        </w:rPr>
        <w:t>making</w:t>
      </w:r>
      <w:commentRangeEnd w:id="65"/>
      <w:r w:rsidR="00896AA1">
        <w:rPr>
          <w:rStyle w:val="Refdecomentrio"/>
        </w:rPr>
        <w:commentReference w:id="65"/>
      </w:r>
      <w:r w:rsidR="00A36E8C">
        <w:rPr>
          <w:rFonts w:ascii="Times New Roman" w:eastAsia="Times New Roman" w:hAnsi="Times New Roman" w:cs="Times New Roman"/>
          <w:sz w:val="24"/>
          <w:szCs w:val="24"/>
          <w:lang w:val="en-US"/>
        </w:rPr>
        <w:t xml:space="preserve"> </w:t>
      </w:r>
      <w:r w:rsidR="000C52FD" w:rsidRPr="00DC1466">
        <w:rPr>
          <w:rFonts w:ascii="Times New Roman" w:eastAsia="Times New Roman" w:hAnsi="Times New Roman" w:cs="Times New Roman"/>
          <w:sz w:val="24"/>
          <w:szCs w:val="24"/>
          <w:highlight w:val="yellow"/>
          <w:lang w:val="en-US"/>
        </w:rPr>
        <w:t>[</w:t>
      </w:r>
      <w:r w:rsidR="00896AA1" w:rsidRPr="00DC1466">
        <w:rPr>
          <w:rFonts w:ascii="Times New Roman" w:eastAsia="Times New Roman" w:hAnsi="Times New Roman" w:cs="Times New Roman"/>
          <w:sz w:val="24"/>
          <w:szCs w:val="24"/>
          <w:highlight w:val="yellow"/>
          <w:lang w:val="en-US"/>
        </w:rPr>
        <w:t>ref</w:t>
      </w:r>
      <w:r w:rsidR="000C52FD">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w:t>
      </w:r>
      <w:r w:rsidR="00A41C9A">
        <w:rPr>
          <w:rFonts w:ascii="Times New Roman" w:eastAsia="Times New Roman" w:hAnsi="Times New Roman" w:cs="Times New Roman"/>
          <w:sz w:val="24"/>
          <w:szCs w:val="24"/>
          <w:lang w:val="en-US"/>
        </w:rPr>
        <w:t xml:space="preserve"> </w:t>
      </w:r>
    </w:p>
    <w:p w14:paraId="28EA54D9" w14:textId="04FCA835" w:rsidR="003F63B2" w:rsidRDefault="00C16701" w:rsidP="00C16701">
      <w:pPr>
        <w:spacing w:after="0" w:line="480" w:lineRule="auto"/>
        <w:jc w:val="both"/>
        <w:rPr>
          <w:rFonts w:ascii="Times New Roman" w:eastAsia="Times New Roman" w:hAnsi="Times New Roman" w:cs="Times New Roman"/>
          <w:sz w:val="24"/>
          <w:szCs w:val="24"/>
          <w:highlight w:val="white"/>
          <w:lang w:val="en-US"/>
        </w:rPr>
      </w:pPr>
      <w:r w:rsidRPr="00C266A5">
        <w:rPr>
          <w:rFonts w:ascii="Times New Roman" w:eastAsia="Times New Roman" w:hAnsi="Times New Roman" w:cs="Times New Roman"/>
          <w:sz w:val="24"/>
          <w:szCs w:val="24"/>
          <w:highlight w:val="white"/>
          <w:lang w:val="en-US"/>
        </w:rPr>
        <w:tab/>
        <w:t>The Pan American Health Organization (PAHO)</w:t>
      </w:r>
      <w:r w:rsidR="0088754A">
        <w:rPr>
          <w:rFonts w:ascii="Times New Roman" w:eastAsia="Times New Roman" w:hAnsi="Times New Roman" w:cs="Times New Roman"/>
          <w:sz w:val="24"/>
          <w:szCs w:val="24"/>
          <w:highlight w:val="white"/>
          <w:lang w:val="en-US"/>
        </w:rPr>
        <w:t>,</w:t>
      </w:r>
      <w:r w:rsidRPr="00C266A5">
        <w:rPr>
          <w:rFonts w:ascii="Times New Roman" w:eastAsia="Times New Roman" w:hAnsi="Times New Roman" w:cs="Times New Roman"/>
          <w:sz w:val="24"/>
          <w:szCs w:val="24"/>
          <w:highlight w:val="white"/>
          <w:lang w:val="en-US"/>
        </w:rPr>
        <w:t xml:space="preserve"> the regional office </w:t>
      </w:r>
      <w:r w:rsidR="005501C8">
        <w:rPr>
          <w:rFonts w:ascii="Times New Roman" w:eastAsia="Times New Roman" w:hAnsi="Times New Roman" w:cs="Times New Roman"/>
          <w:sz w:val="24"/>
          <w:szCs w:val="24"/>
          <w:highlight w:val="white"/>
          <w:lang w:val="en-US"/>
        </w:rPr>
        <w:t>of</w:t>
      </w:r>
      <w:r w:rsidR="005501C8" w:rsidRPr="00C266A5">
        <w:rPr>
          <w:rFonts w:ascii="Times New Roman" w:eastAsia="Times New Roman" w:hAnsi="Times New Roman" w:cs="Times New Roman"/>
          <w:sz w:val="24"/>
          <w:szCs w:val="24"/>
          <w:highlight w:val="white"/>
          <w:lang w:val="en-US"/>
        </w:rPr>
        <w:t xml:space="preserve"> </w:t>
      </w:r>
      <w:r w:rsidRPr="00C266A5">
        <w:rPr>
          <w:rFonts w:ascii="Times New Roman" w:eastAsia="Times New Roman" w:hAnsi="Times New Roman" w:cs="Times New Roman"/>
          <w:sz w:val="24"/>
          <w:szCs w:val="24"/>
          <w:highlight w:val="white"/>
          <w:lang w:val="en-US"/>
        </w:rPr>
        <w:t>the World Health Organization (WHO)</w:t>
      </w:r>
      <w:r w:rsidR="003F63B2">
        <w:rPr>
          <w:rFonts w:ascii="Times New Roman" w:eastAsia="Times New Roman" w:hAnsi="Times New Roman" w:cs="Times New Roman"/>
          <w:sz w:val="24"/>
          <w:szCs w:val="24"/>
          <w:highlight w:val="white"/>
          <w:lang w:val="en-US"/>
        </w:rPr>
        <w:t xml:space="preserve"> for the Americas</w:t>
      </w:r>
      <w:r w:rsidR="0088754A">
        <w:rPr>
          <w:rFonts w:ascii="Times New Roman" w:eastAsia="Times New Roman" w:hAnsi="Times New Roman" w:cs="Times New Roman"/>
          <w:sz w:val="24"/>
          <w:szCs w:val="24"/>
          <w:highlight w:val="white"/>
          <w:lang w:val="en-US"/>
        </w:rPr>
        <w:t>,</w:t>
      </w:r>
      <w:r w:rsidRPr="00C266A5">
        <w:rPr>
          <w:rFonts w:ascii="Times New Roman" w:eastAsia="Times New Roman" w:hAnsi="Times New Roman" w:cs="Times New Roman"/>
          <w:sz w:val="24"/>
          <w:szCs w:val="24"/>
          <w:highlight w:val="white"/>
          <w:lang w:val="en-US"/>
        </w:rPr>
        <w:t xml:space="preserve"> has been applying the Country Capacity Survey to assess preparedness </w:t>
      </w:r>
      <w:r w:rsidR="00403ED9">
        <w:rPr>
          <w:rFonts w:ascii="Times New Roman" w:eastAsia="Times New Roman" w:hAnsi="Times New Roman" w:cs="Times New Roman"/>
          <w:sz w:val="24"/>
          <w:szCs w:val="24"/>
          <w:highlight w:val="white"/>
          <w:lang w:val="en-US"/>
        </w:rPr>
        <w:t>to confront the challenge of the NCDs.</w:t>
      </w:r>
      <w:r w:rsidR="004A12ED" w:rsidRPr="004A12ED">
        <w:rPr>
          <w:rFonts w:ascii="Times New Roman" w:eastAsia="Times New Roman" w:hAnsi="Times New Roman" w:cs="Times New Roman"/>
          <w:sz w:val="24"/>
          <w:szCs w:val="24"/>
          <w:highlight w:val="yellow"/>
          <w:lang w:val="en-US"/>
        </w:rPr>
        <w:t>[ref]</w:t>
      </w:r>
      <w:r w:rsidR="00403ED9">
        <w:rPr>
          <w:rFonts w:ascii="Times New Roman" w:eastAsia="Times New Roman" w:hAnsi="Times New Roman" w:cs="Times New Roman"/>
          <w:sz w:val="24"/>
          <w:szCs w:val="24"/>
          <w:highlight w:val="white"/>
          <w:lang w:val="en-US"/>
        </w:rPr>
        <w:t xml:space="preserve"> Its results </w:t>
      </w:r>
      <w:r w:rsidR="003F63B2">
        <w:rPr>
          <w:rFonts w:ascii="Times New Roman" w:eastAsia="Times New Roman" w:hAnsi="Times New Roman" w:cs="Times New Roman"/>
          <w:sz w:val="24"/>
          <w:szCs w:val="24"/>
          <w:highlight w:val="white"/>
          <w:lang w:val="en-US"/>
        </w:rPr>
        <w:t xml:space="preserve">document the </w:t>
      </w:r>
      <w:r w:rsidR="00403ED9">
        <w:rPr>
          <w:rFonts w:ascii="Times New Roman" w:eastAsia="Times New Roman" w:hAnsi="Times New Roman" w:cs="Times New Roman"/>
          <w:sz w:val="24"/>
          <w:szCs w:val="24"/>
          <w:highlight w:val="white"/>
          <w:lang w:val="en-US"/>
        </w:rPr>
        <w:t xml:space="preserve">limited </w:t>
      </w:r>
      <w:r w:rsidR="003F63B2">
        <w:rPr>
          <w:rFonts w:ascii="Times New Roman" w:eastAsia="Times New Roman" w:hAnsi="Times New Roman" w:cs="Times New Roman"/>
          <w:sz w:val="24"/>
          <w:szCs w:val="24"/>
          <w:highlight w:val="white"/>
          <w:lang w:val="en-US"/>
        </w:rPr>
        <w:t xml:space="preserve">ability of most South American nations to incorporate chronic disease prevention into their </w:t>
      </w:r>
      <w:r w:rsidR="00403ED9">
        <w:rPr>
          <w:rFonts w:ascii="Times New Roman" w:eastAsia="Times New Roman" w:hAnsi="Times New Roman" w:cs="Times New Roman"/>
          <w:sz w:val="24"/>
          <w:szCs w:val="24"/>
          <w:highlight w:val="white"/>
          <w:lang w:val="en-US"/>
        </w:rPr>
        <w:t xml:space="preserve">practice </w:t>
      </w:r>
      <w:r w:rsidR="003F63B2">
        <w:rPr>
          <w:rFonts w:ascii="Times New Roman" w:eastAsia="Times New Roman" w:hAnsi="Times New Roman" w:cs="Times New Roman"/>
          <w:sz w:val="24"/>
          <w:szCs w:val="24"/>
          <w:highlight w:val="white"/>
          <w:lang w:val="en-US"/>
        </w:rPr>
        <w:t xml:space="preserve">of public health. </w:t>
      </w:r>
      <w:r w:rsidRPr="00C266A5">
        <w:rPr>
          <w:rFonts w:ascii="Times New Roman" w:eastAsia="Times New Roman" w:hAnsi="Times New Roman" w:cs="Times New Roman"/>
          <w:sz w:val="24"/>
          <w:szCs w:val="24"/>
          <w:highlight w:val="white"/>
          <w:lang w:val="en-US"/>
        </w:rPr>
        <w:t xml:space="preserve">Of the </w:t>
      </w:r>
      <w:r w:rsidR="0096422A" w:rsidRPr="00C266A5">
        <w:rPr>
          <w:rFonts w:ascii="Times New Roman" w:eastAsia="Times New Roman" w:hAnsi="Times New Roman" w:cs="Times New Roman"/>
          <w:sz w:val="24"/>
          <w:szCs w:val="24"/>
          <w:highlight w:val="white"/>
          <w:lang w:val="en-US"/>
        </w:rPr>
        <w:t xml:space="preserve">countries </w:t>
      </w:r>
      <w:del w:id="66" w:author="Rita Mattiello" w:date="2024-02-16T15:43:00Z">
        <w:r w:rsidRPr="00C266A5" w:rsidDel="005501C8">
          <w:rPr>
            <w:rFonts w:ascii="Times New Roman" w:eastAsia="Times New Roman" w:hAnsi="Times New Roman" w:cs="Times New Roman"/>
            <w:sz w:val="24"/>
            <w:szCs w:val="24"/>
            <w:highlight w:val="white"/>
            <w:lang w:val="en-US"/>
          </w:rPr>
          <w:delText xml:space="preserve">analysed </w:delText>
        </w:r>
      </w:del>
      <w:ins w:id="67" w:author="Rita Mattiello" w:date="2024-02-16T15:43:00Z">
        <w:r w:rsidR="005501C8" w:rsidRPr="00C266A5">
          <w:rPr>
            <w:rFonts w:ascii="Times New Roman" w:eastAsia="Times New Roman" w:hAnsi="Times New Roman" w:cs="Times New Roman"/>
            <w:sz w:val="24"/>
            <w:szCs w:val="24"/>
            <w:highlight w:val="white"/>
            <w:lang w:val="en-US"/>
          </w:rPr>
          <w:t>analy</w:t>
        </w:r>
        <w:r w:rsidR="005501C8">
          <w:rPr>
            <w:rFonts w:ascii="Times New Roman" w:eastAsia="Times New Roman" w:hAnsi="Times New Roman" w:cs="Times New Roman"/>
            <w:sz w:val="24"/>
            <w:szCs w:val="24"/>
            <w:highlight w:val="white"/>
            <w:lang w:val="en-US"/>
          </w:rPr>
          <w:t>z</w:t>
        </w:r>
        <w:r w:rsidR="005501C8" w:rsidRPr="00C266A5">
          <w:rPr>
            <w:rFonts w:ascii="Times New Roman" w:eastAsia="Times New Roman" w:hAnsi="Times New Roman" w:cs="Times New Roman"/>
            <w:sz w:val="24"/>
            <w:szCs w:val="24"/>
            <w:highlight w:val="white"/>
            <w:lang w:val="en-US"/>
          </w:rPr>
          <w:t xml:space="preserve">ed </w:t>
        </w:r>
      </w:ins>
      <w:r w:rsidRPr="00C266A5">
        <w:rPr>
          <w:rFonts w:ascii="Times New Roman" w:eastAsia="Times New Roman" w:hAnsi="Times New Roman" w:cs="Times New Roman"/>
          <w:sz w:val="24"/>
          <w:szCs w:val="24"/>
          <w:highlight w:val="white"/>
          <w:lang w:val="en-US"/>
        </w:rPr>
        <w:t>in</w:t>
      </w:r>
      <w:del w:id="68" w:author="PPGEPI" w:date="2024-04-19T16:24:00Z">
        <w:r w:rsidRPr="00C266A5" w:rsidDel="00EF7E67">
          <w:rPr>
            <w:rFonts w:ascii="Times New Roman" w:eastAsia="Times New Roman" w:hAnsi="Times New Roman" w:cs="Times New Roman"/>
            <w:sz w:val="24"/>
            <w:szCs w:val="24"/>
            <w:highlight w:val="white"/>
            <w:lang w:val="en-US"/>
          </w:rPr>
          <w:delText xml:space="preserve"> </w:delText>
        </w:r>
      </w:del>
      <w:ins w:id="69" w:author="PPGEPI" w:date="2024-04-19T16:24:00Z">
        <w:r w:rsidR="00EF7E67">
          <w:rPr>
            <w:rFonts w:ascii="Times New Roman" w:eastAsia="Times New Roman" w:hAnsi="Times New Roman" w:cs="Times New Roman"/>
            <w:sz w:val="24"/>
            <w:szCs w:val="24"/>
            <w:highlight w:val="white"/>
            <w:lang w:val="en-US"/>
          </w:rPr>
          <w:t xml:space="preserve"> our study</w:t>
        </w:r>
      </w:ins>
      <w:del w:id="70" w:author="PPGEPI" w:date="2024-04-19T16:24:00Z">
        <w:r w:rsidR="0096422A" w:rsidDel="00EF7E67">
          <w:rPr>
            <w:rFonts w:ascii="Times New Roman" w:eastAsia="Times New Roman" w:hAnsi="Times New Roman" w:cs="Times New Roman"/>
            <w:sz w:val="24"/>
            <w:szCs w:val="24"/>
            <w:highlight w:val="white"/>
            <w:lang w:val="en-US"/>
          </w:rPr>
          <w:delText xml:space="preserve">the latest </w:delText>
        </w:r>
        <w:commentRangeStart w:id="71"/>
        <w:r w:rsidR="0096422A" w:rsidDel="00EF7E67">
          <w:rPr>
            <w:rFonts w:ascii="Times New Roman" w:eastAsia="Times New Roman" w:hAnsi="Times New Roman" w:cs="Times New Roman"/>
            <w:sz w:val="24"/>
            <w:szCs w:val="24"/>
            <w:highlight w:val="white"/>
            <w:lang w:val="en-US"/>
          </w:rPr>
          <w:delText>survey</w:delText>
        </w:r>
        <w:commentRangeEnd w:id="71"/>
        <w:r w:rsidR="0096422A" w:rsidDel="00EF7E67">
          <w:rPr>
            <w:rStyle w:val="Refdecomentrio"/>
          </w:rPr>
          <w:commentReference w:id="71"/>
        </w:r>
      </w:del>
      <w:r w:rsidRPr="00C266A5">
        <w:rPr>
          <w:rFonts w:ascii="Times New Roman" w:eastAsia="Times New Roman" w:hAnsi="Times New Roman" w:cs="Times New Roman"/>
          <w:sz w:val="24"/>
          <w:szCs w:val="24"/>
          <w:highlight w:val="white"/>
          <w:lang w:val="en-US"/>
        </w:rPr>
        <w:t>, only three (Brazil, Argentina</w:t>
      </w:r>
      <w:ins w:id="72" w:author="Rita Mattiello" w:date="2024-02-16T15:43:00Z">
        <w:r w:rsidR="005501C8">
          <w:rPr>
            <w:rFonts w:ascii="Times New Roman" w:eastAsia="Times New Roman" w:hAnsi="Times New Roman" w:cs="Times New Roman"/>
            <w:sz w:val="24"/>
            <w:szCs w:val="24"/>
            <w:highlight w:val="white"/>
            <w:lang w:val="en-US"/>
          </w:rPr>
          <w:t>,</w:t>
        </w:r>
      </w:ins>
      <w:r w:rsidRPr="00C266A5">
        <w:rPr>
          <w:rFonts w:ascii="Times New Roman" w:eastAsia="Times New Roman" w:hAnsi="Times New Roman" w:cs="Times New Roman"/>
          <w:sz w:val="24"/>
          <w:szCs w:val="24"/>
          <w:highlight w:val="white"/>
          <w:lang w:val="en-US"/>
        </w:rPr>
        <w:t xml:space="preserve"> and Chile) had specific diabetes </w:t>
      </w:r>
      <w:del w:id="73" w:author="Rita Mattiello" w:date="2024-02-16T15:43:00Z">
        <w:r w:rsidRPr="00C266A5" w:rsidDel="005501C8">
          <w:rPr>
            <w:rFonts w:ascii="Times New Roman" w:eastAsia="Times New Roman" w:hAnsi="Times New Roman" w:cs="Times New Roman"/>
            <w:sz w:val="24"/>
            <w:szCs w:val="24"/>
            <w:highlight w:val="white"/>
            <w:lang w:val="en-US"/>
          </w:rPr>
          <w:delText>policy</w:delText>
        </w:r>
      </w:del>
      <w:ins w:id="74" w:author="Rita Mattiello" w:date="2024-02-16T15:43:00Z">
        <w:r w:rsidR="005501C8" w:rsidRPr="00C266A5">
          <w:rPr>
            <w:rFonts w:ascii="Times New Roman" w:eastAsia="Times New Roman" w:hAnsi="Times New Roman" w:cs="Times New Roman"/>
            <w:sz w:val="24"/>
            <w:szCs w:val="24"/>
            <w:highlight w:val="white"/>
            <w:lang w:val="en-US"/>
          </w:rPr>
          <w:t>polic</w:t>
        </w:r>
        <w:r w:rsidR="005501C8">
          <w:rPr>
            <w:rFonts w:ascii="Times New Roman" w:eastAsia="Times New Roman" w:hAnsi="Times New Roman" w:cs="Times New Roman"/>
            <w:sz w:val="24"/>
            <w:szCs w:val="24"/>
            <w:highlight w:val="white"/>
            <w:lang w:val="en-US"/>
          </w:rPr>
          <w:t>ies</w:t>
        </w:r>
      </w:ins>
      <w:r w:rsidRPr="00C266A5">
        <w:rPr>
          <w:rFonts w:ascii="Times New Roman" w:eastAsia="Times New Roman" w:hAnsi="Times New Roman" w:cs="Times New Roman"/>
          <w:sz w:val="24"/>
          <w:szCs w:val="24"/>
          <w:highlight w:val="white"/>
          <w:lang w:val="en-US"/>
        </w:rPr>
        <w:t xml:space="preserve">, </w:t>
      </w:r>
      <w:del w:id="75" w:author="Rita Mattiello" w:date="2024-02-16T15:43:00Z">
        <w:r w:rsidRPr="00C266A5" w:rsidDel="005501C8">
          <w:rPr>
            <w:rFonts w:ascii="Times New Roman" w:eastAsia="Times New Roman" w:hAnsi="Times New Roman" w:cs="Times New Roman"/>
            <w:sz w:val="24"/>
            <w:szCs w:val="24"/>
            <w:highlight w:val="white"/>
            <w:lang w:val="en-US"/>
          </w:rPr>
          <w:delText>strategy</w:delText>
        </w:r>
      </w:del>
      <w:ins w:id="76" w:author="Rita Mattiello" w:date="2024-02-16T15:43:00Z">
        <w:r w:rsidR="005501C8" w:rsidRPr="00C266A5">
          <w:rPr>
            <w:rFonts w:ascii="Times New Roman" w:eastAsia="Times New Roman" w:hAnsi="Times New Roman" w:cs="Times New Roman"/>
            <w:sz w:val="24"/>
            <w:szCs w:val="24"/>
            <w:highlight w:val="white"/>
            <w:lang w:val="en-US"/>
          </w:rPr>
          <w:t>strateg</w:t>
        </w:r>
        <w:r w:rsidR="005501C8">
          <w:rPr>
            <w:rFonts w:ascii="Times New Roman" w:eastAsia="Times New Roman" w:hAnsi="Times New Roman" w:cs="Times New Roman"/>
            <w:sz w:val="24"/>
            <w:szCs w:val="24"/>
            <w:highlight w:val="white"/>
            <w:lang w:val="en-US"/>
          </w:rPr>
          <w:t>ies</w:t>
        </w:r>
      </w:ins>
      <w:r w:rsidRPr="00C266A5">
        <w:rPr>
          <w:rFonts w:ascii="Times New Roman" w:eastAsia="Times New Roman" w:hAnsi="Times New Roman" w:cs="Times New Roman"/>
          <w:sz w:val="24"/>
          <w:szCs w:val="24"/>
          <w:highlight w:val="white"/>
          <w:lang w:val="en-US"/>
        </w:rPr>
        <w:t>, or national action plan</w:t>
      </w:r>
      <w:r w:rsidR="003F63B2">
        <w:rPr>
          <w:rFonts w:ascii="Times New Roman" w:eastAsia="Times New Roman" w:hAnsi="Times New Roman" w:cs="Times New Roman"/>
          <w:sz w:val="24"/>
          <w:szCs w:val="24"/>
          <w:highlight w:val="white"/>
          <w:lang w:val="en-US"/>
        </w:rPr>
        <w:t>s</w:t>
      </w:r>
      <w:r w:rsidRPr="00C266A5">
        <w:rPr>
          <w:rFonts w:ascii="Times New Roman" w:eastAsia="Times New Roman" w:hAnsi="Times New Roman" w:cs="Times New Roman"/>
          <w:sz w:val="24"/>
          <w:szCs w:val="24"/>
          <w:highlight w:val="white"/>
          <w:lang w:val="en-US"/>
        </w:rPr>
        <w:t xml:space="preserve">. </w:t>
      </w:r>
    </w:p>
    <w:p w14:paraId="5072A305" w14:textId="32E4D102" w:rsidR="0096422A" w:rsidRDefault="00EF7E67" w:rsidP="003F63B2">
      <w:pPr>
        <w:spacing w:after="0" w:line="480" w:lineRule="auto"/>
        <w:ind w:firstLine="708"/>
        <w:jc w:val="both"/>
        <w:rPr>
          <w:rFonts w:ascii="Times New Roman" w:eastAsia="Times New Roman" w:hAnsi="Times New Roman" w:cs="Times New Roman"/>
          <w:sz w:val="24"/>
          <w:szCs w:val="24"/>
          <w:highlight w:val="white"/>
          <w:lang w:val="en-US"/>
        </w:rPr>
      </w:pPr>
      <w:ins w:id="77" w:author="PPGEPI" w:date="2024-04-19T16:26:00Z">
        <w:r>
          <w:rPr>
            <w:rFonts w:ascii="Times New Roman" w:eastAsia="Times New Roman" w:hAnsi="Times New Roman" w:cs="Times New Roman"/>
            <w:sz w:val="24"/>
            <w:szCs w:val="24"/>
            <w:highlight w:val="white"/>
            <w:lang w:val="en-US"/>
          </w:rPr>
          <w:t>However, mo</w:t>
        </w:r>
      </w:ins>
      <w:del w:id="78" w:author="PPGEPI" w:date="2024-04-19T16:26:00Z">
        <w:r w:rsidR="0096422A" w:rsidDel="00EF7E67">
          <w:rPr>
            <w:rFonts w:ascii="Times New Roman" w:eastAsia="Times New Roman" w:hAnsi="Times New Roman" w:cs="Times New Roman"/>
            <w:sz w:val="24"/>
            <w:szCs w:val="24"/>
            <w:highlight w:val="white"/>
            <w:lang w:val="en-US"/>
          </w:rPr>
          <w:delText xml:space="preserve">In contrast, </w:delText>
        </w:r>
        <w:r w:rsidR="005501C8" w:rsidDel="00EF7E67">
          <w:rPr>
            <w:rFonts w:ascii="Times New Roman" w:eastAsia="Times New Roman" w:hAnsi="Times New Roman" w:cs="Times New Roman"/>
            <w:sz w:val="24"/>
            <w:szCs w:val="24"/>
            <w:highlight w:val="white"/>
            <w:lang w:val="en-US"/>
          </w:rPr>
          <w:delText>countries have taken action</w:delText>
        </w:r>
        <w:r w:rsidR="0088754A" w:rsidDel="00EF7E67">
          <w:rPr>
            <w:rFonts w:ascii="Times New Roman" w:eastAsia="Times New Roman" w:hAnsi="Times New Roman" w:cs="Times New Roman"/>
            <w:sz w:val="24"/>
            <w:szCs w:val="24"/>
            <w:highlight w:val="white"/>
            <w:lang w:val="en-US"/>
          </w:rPr>
          <w:delText>s to improve</w:delText>
        </w:r>
        <w:r w:rsidR="0096422A" w:rsidDel="00EF7E67">
          <w:rPr>
            <w:rFonts w:ascii="Times New Roman" w:eastAsia="Times New Roman" w:hAnsi="Times New Roman" w:cs="Times New Roman"/>
            <w:sz w:val="24"/>
            <w:szCs w:val="24"/>
            <w:highlight w:val="white"/>
            <w:lang w:val="en-US"/>
          </w:rPr>
          <w:delText xml:space="preserve"> </w:delText>
        </w:r>
        <w:r w:rsidR="003F63B2" w:rsidDel="00EF7E67">
          <w:rPr>
            <w:rFonts w:ascii="Times New Roman" w:eastAsia="Times New Roman" w:hAnsi="Times New Roman" w:cs="Times New Roman"/>
            <w:sz w:val="24"/>
            <w:szCs w:val="24"/>
            <w:highlight w:val="white"/>
            <w:lang w:val="en-US"/>
          </w:rPr>
          <w:delText>clinical prevention and care</w:delText>
        </w:r>
        <w:r w:rsidR="0088754A" w:rsidDel="00EF7E67">
          <w:rPr>
            <w:rFonts w:ascii="Times New Roman" w:eastAsia="Times New Roman" w:hAnsi="Times New Roman" w:cs="Times New Roman"/>
            <w:sz w:val="24"/>
            <w:szCs w:val="24"/>
            <w:highlight w:val="white"/>
            <w:lang w:val="en-US"/>
          </w:rPr>
          <w:delText xml:space="preserve"> of diabetes</w:delText>
        </w:r>
        <w:r w:rsidR="003F63B2" w:rsidDel="00EF7E67">
          <w:rPr>
            <w:rFonts w:ascii="Times New Roman" w:eastAsia="Times New Roman" w:hAnsi="Times New Roman" w:cs="Times New Roman"/>
            <w:sz w:val="24"/>
            <w:szCs w:val="24"/>
            <w:highlight w:val="white"/>
            <w:lang w:val="en-US"/>
          </w:rPr>
          <w:delText xml:space="preserve">. </w:delText>
        </w:r>
        <w:r w:rsidR="0088754A" w:rsidDel="00EF7E67">
          <w:rPr>
            <w:rFonts w:ascii="Times New Roman" w:eastAsia="Times New Roman" w:hAnsi="Times New Roman" w:cs="Times New Roman"/>
            <w:sz w:val="24"/>
            <w:szCs w:val="24"/>
            <w:highlight w:val="white"/>
            <w:lang w:val="en-US"/>
          </w:rPr>
          <w:delText>M</w:delText>
        </w:r>
        <w:r w:rsidR="0088754A" w:rsidRPr="00C266A5" w:rsidDel="00EF7E67">
          <w:rPr>
            <w:rFonts w:ascii="Times New Roman" w:eastAsia="Times New Roman" w:hAnsi="Times New Roman" w:cs="Times New Roman"/>
            <w:sz w:val="24"/>
            <w:szCs w:val="24"/>
            <w:highlight w:val="white"/>
            <w:lang w:val="en-US"/>
          </w:rPr>
          <w:delText>o</w:delText>
        </w:r>
      </w:del>
      <w:r w:rsidR="0088754A" w:rsidRPr="00C266A5">
        <w:rPr>
          <w:rFonts w:ascii="Times New Roman" w:eastAsia="Times New Roman" w:hAnsi="Times New Roman" w:cs="Times New Roman"/>
          <w:sz w:val="24"/>
          <w:szCs w:val="24"/>
          <w:highlight w:val="white"/>
          <w:lang w:val="en-US"/>
        </w:rPr>
        <w:t xml:space="preserve">st </w:t>
      </w:r>
      <w:ins w:id="79" w:author="PPGEPI" w:date="2024-04-19T16:26:00Z">
        <w:r>
          <w:rPr>
            <w:rFonts w:ascii="Times New Roman" w:eastAsia="Times New Roman" w:hAnsi="Times New Roman" w:cs="Times New Roman"/>
            <w:sz w:val="24"/>
            <w:szCs w:val="24"/>
            <w:highlight w:val="white"/>
            <w:lang w:val="en-US"/>
          </w:rPr>
          <w:t xml:space="preserve">studied </w:t>
        </w:r>
      </w:ins>
      <w:r w:rsidR="005501C8">
        <w:rPr>
          <w:rFonts w:ascii="Times New Roman" w:eastAsia="Times New Roman" w:hAnsi="Times New Roman" w:cs="Times New Roman"/>
          <w:sz w:val="24"/>
          <w:szCs w:val="24"/>
          <w:highlight w:val="white"/>
          <w:lang w:val="en-US"/>
        </w:rPr>
        <w:t xml:space="preserve">countries had essential diabetes medicines </w:t>
      </w:r>
      <w:del w:id="80" w:author="PPGEPI" w:date="2024-04-19T16:27:00Z">
        <w:r w:rsidR="005501C8" w:rsidDel="00EF7E67">
          <w:rPr>
            <w:rFonts w:ascii="Times New Roman" w:eastAsia="Times New Roman" w:hAnsi="Times New Roman" w:cs="Times New Roman"/>
            <w:sz w:val="24"/>
            <w:szCs w:val="24"/>
            <w:highlight w:val="white"/>
            <w:lang w:val="en-US"/>
          </w:rPr>
          <w:delText xml:space="preserve">readily </w:delText>
        </w:r>
      </w:del>
      <w:r w:rsidR="005501C8">
        <w:rPr>
          <w:rFonts w:ascii="Times New Roman" w:eastAsia="Times New Roman" w:hAnsi="Times New Roman" w:cs="Times New Roman"/>
          <w:sz w:val="24"/>
          <w:szCs w:val="24"/>
          <w:highlight w:val="white"/>
          <w:lang w:val="en-US"/>
        </w:rPr>
        <w:t>available, as well as guidelines, protocols,</w:t>
      </w:r>
      <w:r w:rsidR="0088754A" w:rsidRPr="00C266A5">
        <w:rPr>
          <w:rFonts w:ascii="Times New Roman" w:eastAsia="Times New Roman" w:hAnsi="Times New Roman" w:cs="Times New Roman"/>
          <w:sz w:val="24"/>
          <w:szCs w:val="24"/>
          <w:highlight w:val="white"/>
          <w:lang w:val="en-US"/>
        </w:rPr>
        <w:t xml:space="preserve"> or standards of care for diabetes treatment. </w:t>
      </w:r>
      <w:r w:rsidR="0088754A" w:rsidRPr="00C266A5">
        <w:rPr>
          <w:rFonts w:ascii="Times New Roman" w:eastAsia="Times New Roman" w:hAnsi="Times New Roman" w:cs="Times New Roman"/>
          <w:sz w:val="24"/>
          <w:szCs w:val="24"/>
          <w:lang w:val="en-US"/>
        </w:rPr>
        <w:t>(17)</w:t>
      </w:r>
      <w:r w:rsidR="0088754A" w:rsidRPr="00C266A5">
        <w:rPr>
          <w:rFonts w:ascii="Times New Roman" w:eastAsia="Times New Roman" w:hAnsi="Times New Roman" w:cs="Times New Roman"/>
          <w:sz w:val="24"/>
          <w:szCs w:val="24"/>
          <w:highlight w:val="white"/>
          <w:lang w:val="en-US"/>
        </w:rPr>
        <w:t xml:space="preserve"> </w:t>
      </w:r>
      <w:sdt>
        <w:sdtPr>
          <w:tag w:val="goog_rdk_58"/>
          <w:id w:val="-2133235281"/>
        </w:sdtPr>
        <w:sdtEndPr/>
        <w:sdtContent>
          <w:commentRangeStart w:id="81"/>
        </w:sdtContent>
      </w:sdt>
      <w:r w:rsidR="0088754A" w:rsidRPr="00C266A5">
        <w:rPr>
          <w:rFonts w:ascii="Times New Roman" w:eastAsia="Times New Roman" w:hAnsi="Times New Roman" w:cs="Times New Roman"/>
          <w:b/>
          <w:color w:val="6AA84F"/>
          <w:sz w:val="24"/>
          <w:szCs w:val="24"/>
          <w:shd w:val="clear" w:color="auto" w:fill="B6D7A8"/>
          <w:lang w:val="en-US"/>
        </w:rPr>
        <w:t>(PAHO Snap</w:t>
      </w:r>
      <w:r w:rsidR="0088754A" w:rsidRPr="00DC1466">
        <w:rPr>
          <w:rFonts w:ascii="Times New Roman" w:eastAsia="Times New Roman" w:hAnsi="Times New Roman" w:cs="Times New Roman"/>
          <w:sz w:val="24"/>
          <w:szCs w:val="24"/>
          <w:highlight w:val="white"/>
          <w:lang w:val="en-US"/>
        </w:rPr>
        <w:t>)</w:t>
      </w:r>
      <w:commentRangeEnd w:id="81"/>
      <w:r w:rsidR="0088754A" w:rsidRPr="00DC1466">
        <w:rPr>
          <w:rFonts w:ascii="Times New Roman" w:eastAsia="Times New Roman" w:hAnsi="Times New Roman" w:cs="Times New Roman"/>
          <w:sz w:val="24"/>
          <w:szCs w:val="24"/>
          <w:highlight w:val="white"/>
          <w:lang w:val="en-US"/>
        </w:rPr>
        <w:commentReference w:id="81"/>
      </w:r>
      <w:r w:rsidR="0088754A" w:rsidRPr="00DC1466">
        <w:rPr>
          <w:rFonts w:ascii="Times New Roman" w:eastAsia="Times New Roman" w:hAnsi="Times New Roman" w:cs="Times New Roman"/>
          <w:sz w:val="24"/>
          <w:szCs w:val="24"/>
          <w:highlight w:val="white"/>
          <w:lang w:val="en-US"/>
        </w:rPr>
        <w:t xml:space="preserve">. </w:t>
      </w:r>
      <w:r w:rsidR="00A3138C">
        <w:rPr>
          <w:rFonts w:ascii="Times New Roman" w:eastAsia="Times New Roman" w:hAnsi="Times New Roman" w:cs="Times New Roman"/>
          <w:sz w:val="24"/>
          <w:szCs w:val="24"/>
          <w:highlight w:val="white"/>
          <w:lang w:val="en-US"/>
        </w:rPr>
        <w:t>Th</w:t>
      </w:r>
      <w:r w:rsidR="0088754A">
        <w:rPr>
          <w:rFonts w:ascii="Times New Roman" w:eastAsia="Times New Roman" w:hAnsi="Times New Roman" w:cs="Times New Roman"/>
          <w:sz w:val="24"/>
          <w:szCs w:val="24"/>
          <w:highlight w:val="white"/>
          <w:lang w:val="en-US"/>
        </w:rPr>
        <w:t>ese actions likely help explain why</w:t>
      </w:r>
      <w:r w:rsidR="00A3138C">
        <w:rPr>
          <w:rFonts w:ascii="Times New Roman" w:eastAsia="Times New Roman" w:hAnsi="Times New Roman" w:cs="Times New Roman"/>
          <w:sz w:val="24"/>
          <w:szCs w:val="24"/>
          <w:highlight w:val="white"/>
          <w:lang w:val="en-US"/>
        </w:rPr>
        <w:t xml:space="preserve"> age-standardized YLLs and DALYs have </w:t>
      </w:r>
      <w:r w:rsidR="005501C8">
        <w:rPr>
          <w:rFonts w:ascii="Times New Roman" w:eastAsia="Times New Roman" w:hAnsi="Times New Roman" w:cs="Times New Roman"/>
          <w:sz w:val="24"/>
          <w:szCs w:val="24"/>
          <w:highlight w:val="white"/>
          <w:lang w:val="en-US"/>
        </w:rPr>
        <w:t>decreased</w:t>
      </w:r>
      <w:r w:rsidR="00A3138C">
        <w:rPr>
          <w:rFonts w:ascii="Times New Roman" w:eastAsia="Times New Roman" w:hAnsi="Times New Roman" w:cs="Times New Roman"/>
          <w:sz w:val="24"/>
          <w:szCs w:val="24"/>
          <w:highlight w:val="white"/>
          <w:lang w:val="en-US"/>
        </w:rPr>
        <w:t xml:space="preserve"> over time.</w:t>
      </w:r>
      <w:ins w:id="82" w:author="PPGEPI" w:date="2024-04-19T16:27:00Z">
        <w:r>
          <w:rPr>
            <w:rFonts w:ascii="Times New Roman" w:eastAsia="Times New Roman" w:hAnsi="Times New Roman" w:cs="Times New Roman"/>
            <w:sz w:val="24"/>
            <w:szCs w:val="24"/>
            <w:highlight w:val="white"/>
            <w:lang w:val="en-US"/>
          </w:rPr>
          <w:t xml:space="preserve"> I</w:t>
        </w:r>
      </w:ins>
      <w:del w:id="83" w:author="PPGEPI" w:date="2024-04-19T16:27:00Z">
        <w:r w:rsidR="004A12ED" w:rsidDel="00EF7E67">
          <w:rPr>
            <w:rFonts w:ascii="Times New Roman" w:eastAsia="Times New Roman" w:hAnsi="Times New Roman" w:cs="Times New Roman"/>
            <w:sz w:val="24"/>
            <w:szCs w:val="24"/>
            <w:highlight w:val="white"/>
            <w:lang w:val="en-US"/>
          </w:rPr>
          <w:delText xml:space="preserve"> For example, i</w:delText>
        </w:r>
      </w:del>
      <w:r w:rsidR="0096422A">
        <w:rPr>
          <w:rFonts w:ascii="Times New Roman" w:eastAsia="Times New Roman" w:hAnsi="Times New Roman" w:cs="Times New Roman"/>
          <w:sz w:val="24"/>
          <w:szCs w:val="24"/>
          <w:highlight w:val="white"/>
          <w:lang w:val="en-US"/>
        </w:rPr>
        <w:t xml:space="preserve">t is possible that the favorable ranking of Brazil in DALYs due to HFPG is </w:t>
      </w:r>
      <w:del w:id="84" w:author="PPGEPI" w:date="2024-04-19T16:28:00Z">
        <w:r w:rsidR="0096422A" w:rsidDel="00EF7E67">
          <w:rPr>
            <w:rFonts w:ascii="Times New Roman" w:eastAsia="Times New Roman" w:hAnsi="Times New Roman" w:cs="Times New Roman"/>
            <w:sz w:val="24"/>
            <w:szCs w:val="24"/>
            <w:highlight w:val="white"/>
            <w:lang w:val="en-US"/>
          </w:rPr>
          <w:delText>in large part</w:delText>
        </w:r>
      </w:del>
      <w:ins w:id="85" w:author="PPGEPI" w:date="2024-04-19T16:28:00Z">
        <w:r>
          <w:rPr>
            <w:rFonts w:ascii="Times New Roman" w:eastAsia="Times New Roman" w:hAnsi="Times New Roman" w:cs="Times New Roman"/>
            <w:sz w:val="24"/>
            <w:szCs w:val="24"/>
            <w:highlight w:val="white"/>
            <w:lang w:val="en-US"/>
          </w:rPr>
          <w:t>largely</w:t>
        </w:r>
      </w:ins>
      <w:r w:rsidR="0096422A">
        <w:rPr>
          <w:rFonts w:ascii="Times New Roman" w:eastAsia="Times New Roman" w:hAnsi="Times New Roman" w:cs="Times New Roman"/>
          <w:sz w:val="24"/>
          <w:szCs w:val="24"/>
          <w:highlight w:val="white"/>
          <w:lang w:val="en-US"/>
        </w:rPr>
        <w:t xml:space="preserve"> the result of &gt;20 </w:t>
      </w:r>
      <w:r w:rsidR="0088754A">
        <w:rPr>
          <w:rFonts w:ascii="Times New Roman" w:eastAsia="Times New Roman" w:hAnsi="Times New Roman" w:cs="Times New Roman"/>
          <w:sz w:val="24"/>
          <w:szCs w:val="24"/>
          <w:highlight w:val="white"/>
          <w:lang w:val="en-US"/>
        </w:rPr>
        <w:t>y</w:t>
      </w:r>
      <w:r w:rsidR="0096422A">
        <w:rPr>
          <w:rFonts w:ascii="Times New Roman" w:eastAsia="Times New Roman" w:hAnsi="Times New Roman" w:cs="Times New Roman"/>
          <w:sz w:val="24"/>
          <w:szCs w:val="24"/>
          <w:highlight w:val="white"/>
          <w:lang w:val="en-US"/>
        </w:rPr>
        <w:t xml:space="preserve">ears of actions to pass </w:t>
      </w:r>
      <w:r w:rsidR="0088754A">
        <w:rPr>
          <w:rFonts w:ascii="Times New Roman" w:eastAsia="Times New Roman" w:hAnsi="Times New Roman" w:cs="Times New Roman"/>
          <w:sz w:val="24"/>
          <w:szCs w:val="24"/>
          <w:highlight w:val="white"/>
          <w:lang w:val="en-US"/>
        </w:rPr>
        <w:t xml:space="preserve">the central focus of </w:t>
      </w:r>
      <w:r w:rsidR="0096422A">
        <w:rPr>
          <w:rFonts w:ascii="Times New Roman" w:eastAsia="Times New Roman" w:hAnsi="Times New Roman" w:cs="Times New Roman"/>
          <w:sz w:val="24"/>
          <w:szCs w:val="24"/>
          <w:highlight w:val="white"/>
          <w:lang w:val="en-US"/>
        </w:rPr>
        <w:t>diabetes care from hospitals to primary care clinics and</w:t>
      </w:r>
      <w:r w:rsidR="0088754A">
        <w:rPr>
          <w:rFonts w:ascii="Times New Roman" w:eastAsia="Times New Roman" w:hAnsi="Times New Roman" w:cs="Times New Roman"/>
          <w:sz w:val="24"/>
          <w:szCs w:val="24"/>
          <w:highlight w:val="white"/>
          <w:lang w:val="en-US"/>
        </w:rPr>
        <w:t xml:space="preserve"> to</w:t>
      </w:r>
      <w:r w:rsidR="0096422A">
        <w:rPr>
          <w:rFonts w:ascii="Times New Roman" w:eastAsia="Times New Roman" w:hAnsi="Times New Roman" w:cs="Times New Roman"/>
          <w:sz w:val="24"/>
          <w:szCs w:val="24"/>
          <w:highlight w:val="white"/>
          <w:lang w:val="en-US"/>
        </w:rPr>
        <w:t xml:space="preserve"> improve the quality of this care [refs].</w:t>
      </w:r>
    </w:p>
    <w:p w14:paraId="1BEB19D5" w14:textId="203F4A57" w:rsidR="004E4FE5" w:rsidDel="00EF7E67" w:rsidRDefault="003F63B2" w:rsidP="00E845EC">
      <w:pPr>
        <w:spacing w:after="0" w:line="480" w:lineRule="auto"/>
        <w:ind w:firstLine="708"/>
        <w:jc w:val="both"/>
        <w:rPr>
          <w:del w:id="86" w:author="PPGEPI" w:date="2024-04-19T16:29:00Z"/>
          <w:rFonts w:ascii="Times New Roman" w:eastAsia="Times New Roman" w:hAnsi="Times New Roman" w:cs="Times New Roman"/>
          <w:sz w:val="24"/>
          <w:szCs w:val="24"/>
          <w:highlight w:val="white"/>
          <w:lang w:val="en-US"/>
        </w:rPr>
      </w:pPr>
      <w:del w:id="87" w:author="PPGEPI" w:date="2024-04-19T16:29:00Z">
        <w:r w:rsidRPr="00DC1466" w:rsidDel="00EF7E67">
          <w:rPr>
            <w:rFonts w:ascii="Times New Roman" w:eastAsia="Times New Roman" w:hAnsi="Times New Roman" w:cs="Times New Roman"/>
            <w:sz w:val="24"/>
            <w:szCs w:val="24"/>
            <w:highlight w:val="white"/>
            <w:lang w:val="en-US"/>
          </w:rPr>
          <w:delText xml:space="preserve">Prevention of diabetes through the high-risk strategy of early detection and treatment to prevent </w:delText>
        </w:r>
        <w:r w:rsidR="003A61A6" w:rsidDel="00EF7E67">
          <w:rPr>
            <w:rFonts w:ascii="Times New Roman" w:eastAsia="Times New Roman" w:hAnsi="Times New Roman" w:cs="Times New Roman"/>
            <w:sz w:val="24"/>
            <w:szCs w:val="24"/>
            <w:highlight w:val="white"/>
            <w:lang w:val="en-US"/>
          </w:rPr>
          <w:delText xml:space="preserve">or delay </w:delText>
        </w:r>
        <w:r w:rsidRPr="00DC1466" w:rsidDel="00EF7E67">
          <w:rPr>
            <w:rFonts w:ascii="Times New Roman" w:eastAsia="Times New Roman" w:hAnsi="Times New Roman" w:cs="Times New Roman"/>
            <w:sz w:val="24"/>
            <w:szCs w:val="24"/>
            <w:highlight w:val="white"/>
            <w:lang w:val="en-US"/>
          </w:rPr>
          <w:delText>the development of diabetes</w:delText>
        </w:r>
        <w:r w:rsidDel="00EF7E67">
          <w:rPr>
            <w:rFonts w:ascii="Times New Roman" w:eastAsia="Times New Roman" w:hAnsi="Times New Roman" w:cs="Times New Roman"/>
            <w:sz w:val="24"/>
            <w:szCs w:val="24"/>
            <w:highlight w:val="white"/>
            <w:lang w:val="en-US"/>
          </w:rPr>
          <w:delText xml:space="preserve"> has also received much attention</w:delText>
        </w:r>
        <w:r w:rsidR="003A61A6" w:rsidDel="00EF7E67">
          <w:rPr>
            <w:rFonts w:ascii="Times New Roman" w:eastAsia="Times New Roman" w:hAnsi="Times New Roman" w:cs="Times New Roman"/>
            <w:sz w:val="24"/>
            <w:szCs w:val="24"/>
            <w:highlight w:val="white"/>
            <w:lang w:val="en-US"/>
          </w:rPr>
          <w:delText xml:space="preserve">. </w:delText>
        </w:r>
        <w:r w:rsidR="00215564" w:rsidDel="00EF7E67">
          <w:rPr>
            <w:rFonts w:ascii="Times New Roman" w:eastAsia="Times New Roman" w:hAnsi="Times New Roman" w:cs="Times New Roman"/>
            <w:sz w:val="24"/>
            <w:szCs w:val="24"/>
            <w:highlight w:val="white"/>
            <w:lang w:val="en-US"/>
          </w:rPr>
          <w:delText>[</w:delText>
        </w:r>
        <w:r w:rsidR="003A61A6" w:rsidRPr="00DC1466" w:rsidDel="00EF7E67">
          <w:rPr>
            <w:rFonts w:ascii="Times New Roman" w:eastAsia="Times New Roman" w:hAnsi="Times New Roman" w:cs="Times New Roman"/>
            <w:sz w:val="24"/>
            <w:szCs w:val="24"/>
            <w:highlight w:val="yellow"/>
            <w:lang w:val="en-US"/>
          </w:rPr>
          <w:delText>ref</w:delText>
        </w:r>
        <w:r w:rsidR="003A61A6" w:rsidDel="00EF7E67">
          <w:rPr>
            <w:rFonts w:ascii="Times New Roman" w:eastAsia="Times New Roman" w:hAnsi="Times New Roman" w:cs="Times New Roman"/>
            <w:sz w:val="24"/>
            <w:szCs w:val="24"/>
            <w:highlight w:val="white"/>
            <w:lang w:val="en-US"/>
          </w:rPr>
          <w:delText xml:space="preserve">s] </w:delText>
        </w:r>
        <w:r w:rsidR="00A3138C" w:rsidDel="00EF7E67">
          <w:rPr>
            <w:rFonts w:ascii="Times New Roman" w:eastAsia="Times New Roman" w:hAnsi="Times New Roman" w:cs="Times New Roman"/>
            <w:sz w:val="24"/>
            <w:szCs w:val="24"/>
            <w:highlight w:val="white"/>
            <w:lang w:val="en-US"/>
          </w:rPr>
          <w:delText>While th</w:delText>
        </w:r>
        <w:r w:rsidR="003A61A6" w:rsidDel="00EF7E67">
          <w:rPr>
            <w:rFonts w:ascii="Times New Roman" w:eastAsia="Times New Roman" w:hAnsi="Times New Roman" w:cs="Times New Roman"/>
            <w:sz w:val="24"/>
            <w:szCs w:val="24"/>
            <w:highlight w:val="white"/>
            <w:lang w:val="en-US"/>
          </w:rPr>
          <w:delText>is approach</w:delText>
        </w:r>
        <w:r w:rsidR="00A3138C" w:rsidDel="00EF7E67">
          <w:rPr>
            <w:rFonts w:ascii="Times New Roman" w:eastAsia="Times New Roman" w:hAnsi="Times New Roman" w:cs="Times New Roman"/>
            <w:sz w:val="24"/>
            <w:szCs w:val="24"/>
            <w:highlight w:val="white"/>
            <w:lang w:val="en-US"/>
          </w:rPr>
          <w:delText xml:space="preserve"> may be extremely valuable </w:delText>
        </w:r>
        <w:r w:rsidR="003A61A6" w:rsidDel="00EF7E67">
          <w:rPr>
            <w:rFonts w:ascii="Times New Roman" w:eastAsia="Times New Roman" w:hAnsi="Times New Roman" w:cs="Times New Roman"/>
            <w:sz w:val="24"/>
            <w:szCs w:val="24"/>
            <w:highlight w:val="white"/>
            <w:lang w:val="en-US"/>
          </w:rPr>
          <w:delText>for</w:delText>
        </w:r>
        <w:r w:rsidR="00A3138C" w:rsidDel="00EF7E67">
          <w:rPr>
            <w:rFonts w:ascii="Times New Roman" w:eastAsia="Times New Roman" w:hAnsi="Times New Roman" w:cs="Times New Roman"/>
            <w:sz w:val="24"/>
            <w:szCs w:val="24"/>
            <w:highlight w:val="white"/>
            <w:lang w:val="en-US"/>
          </w:rPr>
          <w:delText xml:space="preserve"> motivated patients, </w:delText>
        </w:r>
        <w:r w:rsidR="00E845EC" w:rsidDel="00EF7E67">
          <w:rPr>
            <w:rFonts w:ascii="Times New Roman" w:eastAsia="Times New Roman" w:hAnsi="Times New Roman" w:cs="Times New Roman"/>
            <w:sz w:val="24"/>
            <w:szCs w:val="24"/>
            <w:highlight w:val="white"/>
            <w:lang w:val="en-US"/>
          </w:rPr>
          <w:delText>our data shows that frequent recommendations for its use</w:delText>
        </w:r>
        <w:r w:rsidR="001F2679" w:rsidDel="00EF7E67">
          <w:rPr>
            <w:rFonts w:ascii="Times New Roman" w:eastAsia="Times New Roman" w:hAnsi="Times New Roman" w:cs="Times New Roman"/>
            <w:sz w:val="24"/>
            <w:szCs w:val="24"/>
            <w:highlight w:val="white"/>
            <w:lang w:val="en-US"/>
          </w:rPr>
          <w:delText xml:space="preserve"> </w:delText>
        </w:r>
        <w:r w:rsidR="00E845EC" w:rsidDel="00EF7E67">
          <w:rPr>
            <w:rFonts w:ascii="Times New Roman" w:eastAsia="Times New Roman" w:hAnsi="Times New Roman" w:cs="Times New Roman"/>
            <w:sz w:val="24"/>
            <w:szCs w:val="24"/>
            <w:highlight w:val="white"/>
            <w:lang w:val="en-US"/>
          </w:rPr>
          <w:delText xml:space="preserve">by medical </w:delText>
        </w:r>
        <w:r w:rsidR="00112B8C" w:rsidDel="00EF7E67">
          <w:rPr>
            <w:rFonts w:ascii="Times New Roman" w:eastAsia="Times New Roman" w:hAnsi="Times New Roman" w:cs="Times New Roman"/>
            <w:sz w:val="24"/>
            <w:szCs w:val="24"/>
            <w:highlight w:val="white"/>
            <w:lang w:val="en-US"/>
          </w:rPr>
          <w:delText xml:space="preserve">and public health </w:delText>
        </w:r>
        <w:r w:rsidR="00E845EC" w:rsidDel="00EF7E67">
          <w:rPr>
            <w:rFonts w:ascii="Times New Roman" w:eastAsia="Times New Roman" w:hAnsi="Times New Roman" w:cs="Times New Roman"/>
            <w:sz w:val="24"/>
            <w:szCs w:val="24"/>
            <w:highlight w:val="white"/>
            <w:lang w:val="en-US"/>
          </w:rPr>
          <w:delText xml:space="preserve">authorities </w:delText>
        </w:r>
        <w:r w:rsidR="001F2679" w:rsidDel="00EF7E67">
          <w:rPr>
            <w:rFonts w:ascii="Times New Roman" w:eastAsia="Times New Roman" w:hAnsi="Times New Roman" w:cs="Times New Roman"/>
            <w:sz w:val="24"/>
            <w:szCs w:val="24"/>
            <w:highlight w:val="white"/>
            <w:lang w:val="en-US"/>
          </w:rPr>
          <w:delText>over the past two decades h</w:delText>
        </w:r>
        <w:r w:rsidR="00E845EC" w:rsidDel="00EF7E67">
          <w:rPr>
            <w:rFonts w:ascii="Times New Roman" w:eastAsia="Times New Roman" w:hAnsi="Times New Roman" w:cs="Times New Roman"/>
            <w:sz w:val="24"/>
            <w:szCs w:val="24"/>
            <w:highlight w:val="white"/>
            <w:lang w:val="en-US"/>
          </w:rPr>
          <w:delText>ave</w:delText>
        </w:r>
        <w:r w:rsidR="001F2679" w:rsidDel="00EF7E67">
          <w:rPr>
            <w:rFonts w:ascii="Times New Roman" w:eastAsia="Times New Roman" w:hAnsi="Times New Roman" w:cs="Times New Roman"/>
            <w:sz w:val="24"/>
            <w:szCs w:val="24"/>
            <w:highlight w:val="white"/>
            <w:lang w:val="en-US"/>
          </w:rPr>
          <w:delText xml:space="preserve"> not produced any meaningful decline in hyperglycemia. N</w:delText>
        </w:r>
        <w:r w:rsidDel="00EF7E67">
          <w:rPr>
            <w:rFonts w:ascii="Times New Roman" w:eastAsia="Times New Roman" w:hAnsi="Times New Roman" w:cs="Times New Roman"/>
            <w:sz w:val="24"/>
            <w:szCs w:val="24"/>
            <w:highlight w:val="white"/>
            <w:lang w:val="en-US"/>
          </w:rPr>
          <w:delText>ational high-risk prevention programs do not exist</w:delText>
        </w:r>
        <w:r w:rsidR="00801AF2" w:rsidDel="00EF7E67">
          <w:rPr>
            <w:rFonts w:ascii="Times New Roman" w:eastAsia="Times New Roman" w:hAnsi="Times New Roman" w:cs="Times New Roman"/>
            <w:sz w:val="24"/>
            <w:szCs w:val="24"/>
            <w:highlight w:val="white"/>
            <w:lang w:val="en-US"/>
          </w:rPr>
          <w:delText xml:space="preserve"> in South America</w:delText>
        </w:r>
      </w:del>
      <w:ins w:id="88" w:author="Rita Mattiello" w:date="2024-02-16T15:44:00Z">
        <w:del w:id="89" w:author="PPGEPI" w:date="2024-04-19T16:29:00Z">
          <w:r w:rsidR="005501C8" w:rsidDel="00EF7E67">
            <w:rPr>
              <w:rFonts w:ascii="Times New Roman" w:eastAsia="Times New Roman" w:hAnsi="Times New Roman" w:cs="Times New Roman"/>
              <w:sz w:val="24"/>
              <w:szCs w:val="24"/>
              <w:highlight w:val="white"/>
              <w:lang w:val="en-US"/>
            </w:rPr>
            <w:delText>.</w:delText>
          </w:r>
        </w:del>
      </w:ins>
      <w:del w:id="90" w:author="PPGEPI" w:date="2024-04-19T16:29:00Z">
        <w:r w:rsidR="00112B8C" w:rsidDel="00EF7E67">
          <w:rPr>
            <w:rFonts w:ascii="Times New Roman" w:eastAsia="Times New Roman" w:hAnsi="Times New Roman" w:cs="Times New Roman"/>
            <w:sz w:val="24"/>
            <w:szCs w:val="24"/>
            <w:highlight w:val="white"/>
            <w:lang w:val="en-US"/>
          </w:rPr>
          <w:delText xml:space="preserve"> Eve</w:delText>
        </w:r>
        <w:r w:rsidDel="00EF7E67">
          <w:rPr>
            <w:rFonts w:ascii="Times New Roman" w:eastAsia="Times New Roman" w:hAnsi="Times New Roman" w:cs="Times New Roman"/>
            <w:sz w:val="24"/>
            <w:szCs w:val="24"/>
            <w:highlight w:val="white"/>
            <w:lang w:val="en-US"/>
          </w:rPr>
          <w:delText xml:space="preserve">n if they </w:delText>
        </w:r>
        <w:r w:rsidR="00112B8C" w:rsidDel="00EF7E67">
          <w:rPr>
            <w:rFonts w:ascii="Times New Roman" w:eastAsia="Times New Roman" w:hAnsi="Times New Roman" w:cs="Times New Roman"/>
            <w:sz w:val="24"/>
            <w:szCs w:val="24"/>
            <w:highlight w:val="white"/>
            <w:lang w:val="en-US"/>
          </w:rPr>
          <w:delText>had</w:delText>
        </w:r>
        <w:r w:rsidDel="00EF7E67">
          <w:rPr>
            <w:rFonts w:ascii="Times New Roman" w:eastAsia="Times New Roman" w:hAnsi="Times New Roman" w:cs="Times New Roman"/>
            <w:sz w:val="24"/>
            <w:szCs w:val="24"/>
            <w:highlight w:val="white"/>
            <w:lang w:val="en-US"/>
          </w:rPr>
          <w:delText>, they</w:delText>
        </w:r>
        <w:r w:rsidR="003A61A6" w:rsidDel="00EF7E67">
          <w:rPr>
            <w:rFonts w:ascii="Times New Roman" w:eastAsia="Times New Roman" w:hAnsi="Times New Roman" w:cs="Times New Roman"/>
            <w:sz w:val="24"/>
            <w:szCs w:val="24"/>
            <w:highlight w:val="white"/>
            <w:lang w:val="en-US"/>
          </w:rPr>
          <w:delText xml:space="preserve"> would not</w:delText>
        </w:r>
        <w:r w:rsidR="00801AF2" w:rsidDel="00EF7E67">
          <w:rPr>
            <w:rFonts w:ascii="Times New Roman" w:eastAsia="Times New Roman" w:hAnsi="Times New Roman" w:cs="Times New Roman"/>
            <w:sz w:val="24"/>
            <w:szCs w:val="24"/>
            <w:highlight w:val="white"/>
            <w:lang w:val="en-US"/>
          </w:rPr>
          <w:delText xml:space="preserve"> </w:delText>
        </w:r>
        <w:r w:rsidR="003A61A6" w:rsidDel="00EF7E67">
          <w:rPr>
            <w:rFonts w:ascii="Times New Roman" w:eastAsia="Times New Roman" w:hAnsi="Times New Roman" w:cs="Times New Roman"/>
            <w:sz w:val="24"/>
            <w:szCs w:val="24"/>
            <w:highlight w:val="white"/>
            <w:lang w:val="en-US"/>
          </w:rPr>
          <w:delText xml:space="preserve">have </w:delText>
        </w:r>
        <w:r w:rsidR="001F2679" w:rsidDel="00EF7E67">
          <w:rPr>
            <w:rFonts w:ascii="Times New Roman" w:eastAsia="Times New Roman" w:hAnsi="Times New Roman" w:cs="Times New Roman"/>
            <w:sz w:val="24"/>
            <w:szCs w:val="24"/>
            <w:highlight w:val="white"/>
            <w:lang w:val="en-US"/>
          </w:rPr>
          <w:delText xml:space="preserve">had </w:delText>
        </w:r>
        <w:r w:rsidR="003A61A6" w:rsidDel="00EF7E67">
          <w:rPr>
            <w:rFonts w:ascii="Times New Roman" w:eastAsia="Times New Roman" w:hAnsi="Times New Roman" w:cs="Times New Roman"/>
            <w:sz w:val="24"/>
            <w:szCs w:val="24"/>
            <w:highlight w:val="white"/>
            <w:lang w:val="en-US"/>
          </w:rPr>
          <w:delText xml:space="preserve">a </w:delText>
        </w:r>
        <w:r w:rsidR="00112B8C" w:rsidDel="00EF7E67">
          <w:rPr>
            <w:rFonts w:ascii="Times New Roman" w:eastAsia="Times New Roman" w:hAnsi="Times New Roman" w:cs="Times New Roman"/>
            <w:sz w:val="24"/>
            <w:szCs w:val="24"/>
            <w:highlight w:val="white"/>
            <w:lang w:val="en-US"/>
          </w:rPr>
          <w:delText>measureable</w:delText>
        </w:r>
        <w:r w:rsidR="003A61A6" w:rsidDel="00EF7E67">
          <w:rPr>
            <w:rFonts w:ascii="Times New Roman" w:eastAsia="Times New Roman" w:hAnsi="Times New Roman" w:cs="Times New Roman"/>
            <w:sz w:val="24"/>
            <w:szCs w:val="24"/>
            <w:highlight w:val="white"/>
            <w:lang w:val="en-US"/>
          </w:rPr>
          <w:delText xml:space="preserve"> effect, as these programs h</w:delText>
        </w:r>
        <w:r w:rsidDel="00EF7E67">
          <w:rPr>
            <w:rFonts w:ascii="Times New Roman" w:eastAsia="Times New Roman" w:hAnsi="Times New Roman" w:cs="Times New Roman"/>
            <w:sz w:val="24"/>
            <w:szCs w:val="24"/>
            <w:highlight w:val="white"/>
            <w:lang w:val="en-US"/>
          </w:rPr>
          <w:delText>ave been shown in other countries to lack the population reach</w:delText>
        </w:r>
        <w:r w:rsidR="003A61A6" w:rsidDel="00EF7E67">
          <w:rPr>
            <w:rFonts w:ascii="Times New Roman" w:eastAsia="Times New Roman" w:hAnsi="Times New Roman" w:cs="Times New Roman"/>
            <w:sz w:val="24"/>
            <w:szCs w:val="24"/>
            <w:highlight w:val="white"/>
            <w:lang w:val="en-US"/>
          </w:rPr>
          <w:delText xml:space="preserve"> necessary</w:delText>
        </w:r>
        <w:r w:rsidDel="00EF7E67">
          <w:rPr>
            <w:rFonts w:ascii="Times New Roman" w:eastAsia="Times New Roman" w:hAnsi="Times New Roman" w:cs="Times New Roman"/>
            <w:sz w:val="24"/>
            <w:szCs w:val="24"/>
            <w:highlight w:val="white"/>
            <w:lang w:val="en-US"/>
          </w:rPr>
          <w:delText xml:space="preserve"> to make a meaningful difference</w:delText>
        </w:r>
        <w:r w:rsidR="003A61A6" w:rsidDel="00EF7E67">
          <w:rPr>
            <w:rFonts w:ascii="Times New Roman" w:eastAsia="Times New Roman" w:hAnsi="Times New Roman" w:cs="Times New Roman"/>
            <w:sz w:val="24"/>
            <w:szCs w:val="24"/>
            <w:highlight w:val="white"/>
            <w:lang w:val="en-US"/>
          </w:rPr>
          <w:delText xml:space="preserve"> at the societal level</w:delText>
        </w:r>
        <w:r w:rsidDel="00EF7E67">
          <w:rPr>
            <w:rFonts w:ascii="Times New Roman" w:eastAsia="Times New Roman" w:hAnsi="Times New Roman" w:cs="Times New Roman"/>
            <w:sz w:val="24"/>
            <w:szCs w:val="24"/>
            <w:highlight w:val="white"/>
            <w:lang w:val="en-US"/>
          </w:rPr>
          <w:delText>.</w:delText>
        </w:r>
        <w:r w:rsidR="004E4FE5" w:rsidDel="00EF7E67">
          <w:rPr>
            <w:rFonts w:ascii="Times New Roman" w:eastAsia="Times New Roman" w:hAnsi="Times New Roman" w:cs="Times New Roman"/>
            <w:sz w:val="24"/>
            <w:szCs w:val="24"/>
            <w:highlight w:val="white"/>
            <w:lang w:val="en-US"/>
          </w:rPr>
          <w:delText xml:space="preserve"> </w:delText>
        </w:r>
        <w:r w:rsidR="00085225" w:rsidDel="00EF7E67">
          <w:rPr>
            <w:rFonts w:ascii="Times New Roman" w:eastAsia="Times New Roman" w:hAnsi="Times New Roman" w:cs="Times New Roman"/>
            <w:sz w:val="24"/>
            <w:szCs w:val="24"/>
            <w:highlight w:val="white"/>
            <w:lang w:val="en-US"/>
          </w:rPr>
          <w:delText>[</w:delText>
        </w:r>
        <w:r w:rsidR="00085225" w:rsidRPr="00DC1466" w:rsidDel="00EF7E67">
          <w:rPr>
            <w:rFonts w:ascii="Times New Roman" w:eastAsia="Times New Roman" w:hAnsi="Times New Roman" w:cs="Times New Roman"/>
            <w:sz w:val="24"/>
            <w:szCs w:val="24"/>
            <w:highlight w:val="yellow"/>
            <w:lang w:val="en-US"/>
          </w:rPr>
          <w:delText>refs Roberts, Venkatswami</w:delText>
        </w:r>
        <w:r w:rsidR="00085225" w:rsidDel="00EF7E67">
          <w:rPr>
            <w:rFonts w:ascii="Times New Roman" w:eastAsia="Times New Roman" w:hAnsi="Times New Roman" w:cs="Times New Roman"/>
            <w:sz w:val="24"/>
            <w:szCs w:val="24"/>
            <w:highlight w:val="white"/>
            <w:lang w:val="en-US"/>
          </w:rPr>
          <w:delText>]</w:delText>
        </w:r>
        <w:r w:rsidR="00E845EC" w:rsidRPr="00E845EC" w:rsidDel="00EF7E67">
          <w:rPr>
            <w:rFonts w:ascii="Times New Roman" w:eastAsia="Times New Roman" w:hAnsi="Times New Roman" w:cs="Times New Roman"/>
            <w:sz w:val="24"/>
            <w:szCs w:val="24"/>
            <w:highlight w:val="white"/>
            <w:lang w:val="en-US"/>
          </w:rPr>
          <w:delText xml:space="preserve"> </w:delText>
        </w:r>
        <w:r w:rsidR="00E845EC" w:rsidDel="00EF7E67">
          <w:rPr>
            <w:rFonts w:ascii="Times New Roman" w:eastAsia="Times New Roman" w:hAnsi="Times New Roman" w:cs="Times New Roman"/>
            <w:sz w:val="24"/>
            <w:szCs w:val="24"/>
            <w:highlight w:val="white"/>
            <w:lang w:val="en-US"/>
          </w:rPr>
          <w:delText xml:space="preserve">Unfortunately, attention to this </w:delText>
        </w:r>
        <w:r w:rsidR="00112B8C" w:rsidDel="00EF7E67">
          <w:rPr>
            <w:rFonts w:ascii="Times New Roman" w:eastAsia="Times New Roman" w:hAnsi="Times New Roman" w:cs="Times New Roman"/>
            <w:sz w:val="24"/>
            <w:szCs w:val="24"/>
            <w:highlight w:val="white"/>
            <w:lang w:val="en-US"/>
          </w:rPr>
          <w:delText xml:space="preserve">high-risk clinical approach </w:delText>
        </w:r>
        <w:r w:rsidR="00E845EC" w:rsidDel="00EF7E67">
          <w:rPr>
            <w:rFonts w:ascii="Times New Roman" w:eastAsia="Times New Roman" w:hAnsi="Times New Roman" w:cs="Times New Roman"/>
            <w:sz w:val="24"/>
            <w:szCs w:val="24"/>
            <w:highlight w:val="white"/>
            <w:lang w:val="en-US"/>
          </w:rPr>
          <w:delText>has occupied the space where a broader consensus on the importance of population-based approaches could arise.</w:delText>
        </w:r>
      </w:del>
    </w:p>
    <w:p w14:paraId="66EE46B9" w14:textId="7914DD86" w:rsidR="00B17A0C" w:rsidRDefault="00B17A0C" w:rsidP="003F63B2">
      <w:pPr>
        <w:spacing w:after="0" w:line="480" w:lineRule="auto"/>
        <w:ind w:firstLine="708"/>
        <w:jc w:val="both"/>
        <w:rPr>
          <w:rFonts w:ascii="Times New Roman" w:eastAsia="Times New Roman" w:hAnsi="Times New Roman" w:cs="Times New Roman"/>
          <w:sz w:val="24"/>
          <w:szCs w:val="24"/>
          <w:highlight w:val="white"/>
          <w:lang w:val="en-US"/>
        </w:rPr>
      </w:pPr>
      <w:r>
        <w:rPr>
          <w:rFonts w:ascii="Times New Roman" w:eastAsia="Times New Roman" w:hAnsi="Times New Roman" w:cs="Times New Roman"/>
          <w:sz w:val="24"/>
          <w:szCs w:val="24"/>
          <w:highlight w:val="white"/>
          <w:lang w:val="en-US"/>
        </w:rPr>
        <w:t>A few bright notes have appeared over the past decade</w:t>
      </w:r>
      <w:r w:rsidR="00C73D57">
        <w:rPr>
          <w:rFonts w:ascii="Times New Roman" w:eastAsia="Times New Roman" w:hAnsi="Times New Roman" w:cs="Times New Roman"/>
          <w:sz w:val="24"/>
          <w:szCs w:val="24"/>
          <w:highlight w:val="white"/>
          <w:lang w:val="en-US"/>
        </w:rPr>
        <w:t xml:space="preserve"> in efforts toward population prevention</w:t>
      </w:r>
      <w:r>
        <w:rPr>
          <w:rFonts w:ascii="Times New Roman" w:eastAsia="Times New Roman" w:hAnsi="Times New Roman" w:cs="Times New Roman"/>
          <w:sz w:val="24"/>
          <w:szCs w:val="24"/>
          <w:highlight w:val="white"/>
          <w:lang w:val="en-US"/>
        </w:rPr>
        <w:t xml:space="preserve">. </w:t>
      </w:r>
      <w:r w:rsidR="00C73D57">
        <w:rPr>
          <w:rFonts w:ascii="Times New Roman" w:eastAsia="Times New Roman" w:hAnsi="Times New Roman" w:cs="Times New Roman"/>
          <w:sz w:val="24"/>
          <w:szCs w:val="24"/>
          <w:highlight w:val="white"/>
          <w:lang w:val="en-US"/>
        </w:rPr>
        <w:t>T</w:t>
      </w:r>
      <w:r>
        <w:rPr>
          <w:rFonts w:ascii="Times New Roman" w:eastAsia="Times New Roman" w:hAnsi="Times New Roman" w:cs="Times New Roman"/>
          <w:sz w:val="24"/>
          <w:szCs w:val="24"/>
          <w:highlight w:val="white"/>
          <w:lang w:val="en-US"/>
        </w:rPr>
        <w:t xml:space="preserve">he Brazilian government, in 2014, adopted as </w:t>
      </w:r>
      <w:r w:rsidR="00C73D57">
        <w:rPr>
          <w:rFonts w:ascii="Times New Roman" w:eastAsia="Times New Roman" w:hAnsi="Times New Roman" w:cs="Times New Roman"/>
          <w:sz w:val="24"/>
          <w:szCs w:val="24"/>
          <w:highlight w:val="white"/>
          <w:lang w:val="en-US"/>
        </w:rPr>
        <w:t xml:space="preserve">the focus of </w:t>
      </w:r>
      <w:r>
        <w:rPr>
          <w:rFonts w:ascii="Times New Roman" w:eastAsia="Times New Roman" w:hAnsi="Times New Roman" w:cs="Times New Roman"/>
          <w:sz w:val="24"/>
          <w:szCs w:val="24"/>
          <w:highlight w:val="white"/>
          <w:lang w:val="en-US"/>
        </w:rPr>
        <w:t>its nutritional guidelines avoid</w:t>
      </w:r>
      <w:r w:rsidR="00C73D57">
        <w:rPr>
          <w:rFonts w:ascii="Times New Roman" w:eastAsia="Times New Roman" w:hAnsi="Times New Roman" w:cs="Times New Roman"/>
          <w:sz w:val="24"/>
          <w:szCs w:val="24"/>
          <w:highlight w:val="white"/>
          <w:lang w:val="en-US"/>
        </w:rPr>
        <w:t>ance of UPFs</w:t>
      </w:r>
      <w:r>
        <w:rPr>
          <w:rFonts w:ascii="Times New Roman" w:eastAsia="Times New Roman" w:hAnsi="Times New Roman" w:cs="Times New Roman"/>
          <w:sz w:val="24"/>
          <w:szCs w:val="24"/>
          <w:highlight w:val="white"/>
          <w:lang w:val="en-US"/>
        </w:rPr>
        <w:t xml:space="preserve"> whenever possible. This initiative has expanded </w:t>
      </w:r>
      <w:r w:rsidR="00801AF2">
        <w:rPr>
          <w:rFonts w:ascii="Times New Roman" w:eastAsia="Times New Roman" w:hAnsi="Times New Roman" w:cs="Times New Roman"/>
          <w:sz w:val="24"/>
          <w:szCs w:val="24"/>
          <w:highlight w:val="white"/>
          <w:lang w:val="en-US"/>
        </w:rPr>
        <w:t>as Brazil has extended its guidelines to cover the pediatric population</w:t>
      </w:r>
      <w:ins w:id="91" w:author="Rita Mattiello" w:date="2024-02-16T15:44:00Z">
        <w:r w:rsidR="005501C8">
          <w:rPr>
            <w:rFonts w:ascii="Times New Roman" w:eastAsia="Times New Roman" w:hAnsi="Times New Roman" w:cs="Times New Roman"/>
            <w:sz w:val="24"/>
            <w:szCs w:val="24"/>
            <w:highlight w:val="white"/>
            <w:lang w:val="en-US"/>
          </w:rPr>
          <w:t>,</w:t>
        </w:r>
      </w:ins>
      <w:r w:rsidR="00801AF2">
        <w:rPr>
          <w:rFonts w:ascii="Times New Roman" w:eastAsia="Times New Roman" w:hAnsi="Times New Roman" w:cs="Times New Roman"/>
          <w:sz w:val="24"/>
          <w:szCs w:val="24"/>
          <w:highlight w:val="white"/>
          <w:lang w:val="en-US"/>
        </w:rPr>
        <w:t xml:space="preserve"> and </w:t>
      </w:r>
      <w:del w:id="92" w:author="Rita Mattiello" w:date="2024-02-16T15:44:00Z">
        <w:r w:rsidR="00C73D57" w:rsidDel="005501C8">
          <w:rPr>
            <w:rFonts w:ascii="Times New Roman" w:eastAsia="Times New Roman" w:hAnsi="Times New Roman" w:cs="Times New Roman"/>
            <w:sz w:val="24"/>
            <w:szCs w:val="24"/>
            <w:highlight w:val="white"/>
            <w:lang w:val="en-US"/>
          </w:rPr>
          <w:delText>as</w:delText>
        </w:r>
        <w:r w:rsidDel="005501C8">
          <w:rPr>
            <w:rFonts w:ascii="Times New Roman" w:eastAsia="Times New Roman" w:hAnsi="Times New Roman" w:cs="Times New Roman"/>
            <w:sz w:val="24"/>
            <w:szCs w:val="24"/>
            <w:highlight w:val="white"/>
            <w:lang w:val="en-US"/>
          </w:rPr>
          <w:delText xml:space="preserve"> </w:delText>
        </w:r>
      </w:del>
      <w:r>
        <w:rPr>
          <w:rFonts w:ascii="Times New Roman" w:eastAsia="Times New Roman" w:hAnsi="Times New Roman" w:cs="Times New Roman"/>
          <w:sz w:val="24"/>
          <w:szCs w:val="24"/>
          <w:highlight w:val="white"/>
          <w:lang w:val="en-US"/>
        </w:rPr>
        <w:t xml:space="preserve">other countries </w:t>
      </w:r>
      <w:r w:rsidR="00C73D57">
        <w:rPr>
          <w:rFonts w:ascii="Times New Roman" w:eastAsia="Times New Roman" w:hAnsi="Times New Roman" w:cs="Times New Roman"/>
          <w:sz w:val="24"/>
          <w:szCs w:val="24"/>
          <w:highlight w:val="white"/>
          <w:lang w:val="en-US"/>
        </w:rPr>
        <w:t xml:space="preserve">have </w:t>
      </w:r>
      <w:r>
        <w:rPr>
          <w:rFonts w:ascii="Times New Roman" w:eastAsia="Times New Roman" w:hAnsi="Times New Roman" w:cs="Times New Roman"/>
          <w:sz w:val="24"/>
          <w:szCs w:val="24"/>
          <w:highlight w:val="white"/>
          <w:lang w:val="en-US"/>
        </w:rPr>
        <w:t>follow</w:t>
      </w:r>
      <w:r w:rsidR="00C73D57">
        <w:rPr>
          <w:rFonts w:ascii="Times New Roman" w:eastAsia="Times New Roman" w:hAnsi="Times New Roman" w:cs="Times New Roman"/>
          <w:sz w:val="24"/>
          <w:szCs w:val="24"/>
          <w:highlight w:val="white"/>
          <w:lang w:val="en-US"/>
        </w:rPr>
        <w:t>ed</w:t>
      </w:r>
      <w:r>
        <w:rPr>
          <w:rFonts w:ascii="Times New Roman" w:eastAsia="Times New Roman" w:hAnsi="Times New Roman" w:cs="Times New Roman"/>
          <w:sz w:val="24"/>
          <w:szCs w:val="24"/>
          <w:highlight w:val="white"/>
          <w:lang w:val="en-US"/>
        </w:rPr>
        <w:t xml:space="preserve"> </w:t>
      </w:r>
      <w:r w:rsidR="00801AF2">
        <w:rPr>
          <w:rFonts w:ascii="Times New Roman" w:eastAsia="Times New Roman" w:hAnsi="Times New Roman" w:cs="Times New Roman"/>
          <w:sz w:val="24"/>
          <w:szCs w:val="24"/>
          <w:highlight w:val="white"/>
          <w:lang w:val="en-US"/>
        </w:rPr>
        <w:t>its lead.</w:t>
      </w:r>
      <w:r w:rsidR="00C73D57">
        <w:rPr>
          <w:rFonts w:ascii="Times New Roman" w:eastAsia="Times New Roman" w:hAnsi="Times New Roman" w:cs="Times New Roman"/>
          <w:sz w:val="24"/>
          <w:szCs w:val="24"/>
          <w:highlight w:val="white"/>
          <w:lang w:val="en-US"/>
        </w:rPr>
        <w:t xml:space="preserve"> [</w:t>
      </w:r>
      <w:r w:rsidR="00C73D57" w:rsidRPr="00DC1466">
        <w:rPr>
          <w:rFonts w:ascii="Times New Roman" w:eastAsia="Times New Roman" w:hAnsi="Times New Roman" w:cs="Times New Roman"/>
          <w:sz w:val="24"/>
          <w:szCs w:val="24"/>
          <w:highlight w:val="yellow"/>
          <w:lang w:val="en-US"/>
        </w:rPr>
        <w:t>refs]</w:t>
      </w:r>
      <w:r>
        <w:rPr>
          <w:rFonts w:ascii="Times New Roman" w:eastAsia="Times New Roman" w:hAnsi="Times New Roman" w:cs="Times New Roman"/>
          <w:sz w:val="24"/>
          <w:szCs w:val="24"/>
          <w:highlight w:val="white"/>
          <w:lang w:val="en-US"/>
        </w:rPr>
        <w:t xml:space="preserve"> </w:t>
      </w:r>
      <w:r w:rsidR="00821643">
        <w:rPr>
          <w:rFonts w:ascii="Times New Roman" w:eastAsia="Times New Roman" w:hAnsi="Times New Roman" w:cs="Times New Roman"/>
          <w:sz w:val="24"/>
          <w:szCs w:val="24"/>
          <w:highlight w:val="white"/>
          <w:lang w:val="en-US"/>
        </w:rPr>
        <w:t>In another act</w:t>
      </w:r>
      <w:r w:rsidR="00801AF2">
        <w:rPr>
          <w:rFonts w:ascii="Times New Roman" w:eastAsia="Times New Roman" w:hAnsi="Times New Roman" w:cs="Times New Roman"/>
          <w:sz w:val="24"/>
          <w:szCs w:val="24"/>
          <w:highlight w:val="white"/>
          <w:lang w:val="en-US"/>
        </w:rPr>
        <w:t>ion</w:t>
      </w:r>
      <w:r w:rsidR="00821643">
        <w:rPr>
          <w:rFonts w:ascii="Times New Roman" w:eastAsia="Times New Roman" w:hAnsi="Times New Roman" w:cs="Times New Roman"/>
          <w:sz w:val="24"/>
          <w:szCs w:val="24"/>
          <w:highlight w:val="white"/>
          <w:lang w:val="en-US"/>
        </w:rPr>
        <w:t xml:space="preserve">, </w:t>
      </w:r>
      <w:ins w:id="93" w:author="PPGEPI" w:date="2024-04-19T16:30:00Z">
        <w:r w:rsidR="00EF7E67">
          <w:rPr>
            <w:rFonts w:ascii="Times New Roman" w:eastAsia="Times New Roman" w:hAnsi="Times New Roman" w:cs="Times New Roman"/>
            <w:sz w:val="24"/>
            <w:szCs w:val="24"/>
            <w:highlight w:val="white"/>
            <w:lang w:val="en-US"/>
          </w:rPr>
          <w:t xml:space="preserve">they </w:t>
        </w:r>
      </w:ins>
      <w:del w:id="94" w:author="PPGEPI" w:date="2024-04-19T16:30:00Z">
        <w:r w:rsidR="00821643" w:rsidDel="00EF7E67">
          <w:rPr>
            <w:rFonts w:ascii="Times New Roman" w:eastAsia="Times New Roman" w:hAnsi="Times New Roman" w:cs="Times New Roman"/>
            <w:sz w:val="24"/>
            <w:szCs w:val="24"/>
            <w:highlight w:val="white"/>
            <w:lang w:val="en-US"/>
          </w:rPr>
          <w:delText>m</w:delText>
        </w:r>
        <w:r w:rsidDel="00EF7E67">
          <w:rPr>
            <w:rFonts w:ascii="Times New Roman" w:eastAsia="Times New Roman" w:hAnsi="Times New Roman" w:cs="Times New Roman"/>
            <w:sz w:val="24"/>
            <w:szCs w:val="24"/>
            <w:highlight w:val="white"/>
            <w:lang w:val="en-US"/>
          </w:rPr>
          <w:delText xml:space="preserve">any countries, led by Chile, </w:delText>
        </w:r>
      </w:del>
      <w:r>
        <w:rPr>
          <w:rFonts w:ascii="Times New Roman" w:eastAsia="Times New Roman" w:hAnsi="Times New Roman" w:cs="Times New Roman"/>
          <w:sz w:val="24"/>
          <w:szCs w:val="24"/>
          <w:highlight w:val="white"/>
          <w:lang w:val="en-US"/>
        </w:rPr>
        <w:t>have toughened their approach to product labe</w:t>
      </w:r>
      <w:del w:id="95" w:author="Rita Mattiello" w:date="2024-02-16T15:44:00Z">
        <w:r w:rsidDel="005501C8">
          <w:rPr>
            <w:rFonts w:ascii="Times New Roman" w:eastAsia="Times New Roman" w:hAnsi="Times New Roman" w:cs="Times New Roman"/>
            <w:sz w:val="24"/>
            <w:szCs w:val="24"/>
            <w:highlight w:val="white"/>
            <w:lang w:val="en-US"/>
          </w:rPr>
          <w:delText>l</w:delText>
        </w:r>
      </w:del>
      <w:r>
        <w:rPr>
          <w:rFonts w:ascii="Times New Roman" w:eastAsia="Times New Roman" w:hAnsi="Times New Roman" w:cs="Times New Roman"/>
          <w:sz w:val="24"/>
          <w:szCs w:val="24"/>
          <w:highlight w:val="white"/>
          <w:lang w:val="en-US"/>
        </w:rPr>
        <w:t xml:space="preserve">ling, making it easier </w:t>
      </w:r>
      <w:r w:rsidR="00821643">
        <w:rPr>
          <w:rFonts w:ascii="Times New Roman" w:eastAsia="Times New Roman" w:hAnsi="Times New Roman" w:cs="Times New Roman"/>
          <w:sz w:val="24"/>
          <w:szCs w:val="24"/>
          <w:highlight w:val="white"/>
          <w:lang w:val="en-US"/>
        </w:rPr>
        <w:t xml:space="preserve">for individuals </w:t>
      </w:r>
      <w:r>
        <w:rPr>
          <w:rFonts w:ascii="Times New Roman" w:eastAsia="Times New Roman" w:hAnsi="Times New Roman" w:cs="Times New Roman"/>
          <w:sz w:val="24"/>
          <w:szCs w:val="24"/>
          <w:highlight w:val="white"/>
          <w:lang w:val="en-US"/>
        </w:rPr>
        <w:t xml:space="preserve">to identify harmful </w:t>
      </w:r>
      <w:r w:rsidR="00821643">
        <w:rPr>
          <w:rFonts w:ascii="Times New Roman" w:eastAsia="Times New Roman" w:hAnsi="Times New Roman" w:cs="Times New Roman"/>
          <w:sz w:val="24"/>
          <w:szCs w:val="24"/>
          <w:highlight w:val="white"/>
          <w:lang w:val="en-US"/>
        </w:rPr>
        <w:t xml:space="preserve">food </w:t>
      </w:r>
      <w:r>
        <w:rPr>
          <w:rFonts w:ascii="Times New Roman" w:eastAsia="Times New Roman" w:hAnsi="Times New Roman" w:cs="Times New Roman"/>
          <w:sz w:val="24"/>
          <w:szCs w:val="24"/>
          <w:highlight w:val="white"/>
          <w:lang w:val="en-US"/>
        </w:rPr>
        <w:t xml:space="preserve">products. </w:t>
      </w:r>
      <w:r w:rsidR="00BE20D2">
        <w:rPr>
          <w:rFonts w:ascii="Times New Roman" w:eastAsia="Times New Roman" w:hAnsi="Times New Roman" w:cs="Times New Roman"/>
          <w:sz w:val="24"/>
          <w:szCs w:val="24"/>
          <w:highlight w:val="white"/>
          <w:lang w:val="en-US"/>
        </w:rPr>
        <w:t>Taxation of sugar</w:t>
      </w:r>
      <w:r w:rsidR="00801AF2">
        <w:rPr>
          <w:rFonts w:ascii="Times New Roman" w:eastAsia="Times New Roman" w:hAnsi="Times New Roman" w:cs="Times New Roman"/>
          <w:sz w:val="24"/>
          <w:szCs w:val="24"/>
          <w:highlight w:val="white"/>
          <w:lang w:val="en-US"/>
        </w:rPr>
        <w:t>-</w:t>
      </w:r>
      <w:r w:rsidR="00BE20D2">
        <w:rPr>
          <w:rFonts w:ascii="Times New Roman" w:eastAsia="Times New Roman" w:hAnsi="Times New Roman" w:cs="Times New Roman"/>
          <w:sz w:val="24"/>
          <w:szCs w:val="24"/>
          <w:highlight w:val="white"/>
          <w:lang w:val="en-US"/>
        </w:rPr>
        <w:t>sweetened beverages has been adopted</w:t>
      </w:r>
      <w:r w:rsidR="00AE560F">
        <w:rPr>
          <w:rFonts w:ascii="Times New Roman" w:eastAsia="Times New Roman" w:hAnsi="Times New Roman" w:cs="Times New Roman"/>
          <w:sz w:val="24"/>
          <w:szCs w:val="24"/>
          <w:highlight w:val="white"/>
          <w:lang w:val="en-US"/>
        </w:rPr>
        <w:t xml:space="preserve">, but only in a few </w:t>
      </w:r>
      <w:r w:rsidR="00BE20D2">
        <w:rPr>
          <w:rFonts w:ascii="Times New Roman" w:eastAsia="Times New Roman" w:hAnsi="Times New Roman" w:cs="Times New Roman"/>
          <w:sz w:val="24"/>
          <w:szCs w:val="24"/>
          <w:highlight w:val="white"/>
          <w:lang w:val="en-US"/>
        </w:rPr>
        <w:t xml:space="preserve">countries, </w:t>
      </w:r>
      <w:r w:rsidR="00801AF2">
        <w:rPr>
          <w:rFonts w:ascii="Times New Roman" w:eastAsia="Times New Roman" w:hAnsi="Times New Roman" w:cs="Times New Roman"/>
          <w:sz w:val="24"/>
          <w:szCs w:val="24"/>
          <w:highlight w:val="white"/>
          <w:lang w:val="en-US"/>
        </w:rPr>
        <w:t>while</w:t>
      </w:r>
      <w:r w:rsidR="00BE20D2">
        <w:rPr>
          <w:rFonts w:ascii="Times New Roman" w:eastAsia="Times New Roman" w:hAnsi="Times New Roman" w:cs="Times New Roman"/>
          <w:sz w:val="24"/>
          <w:szCs w:val="24"/>
          <w:highlight w:val="white"/>
          <w:lang w:val="en-US"/>
        </w:rPr>
        <w:t xml:space="preserve"> </w:t>
      </w:r>
      <w:r w:rsidR="00AE560F">
        <w:rPr>
          <w:rFonts w:ascii="Times New Roman" w:eastAsia="Times New Roman" w:hAnsi="Times New Roman" w:cs="Times New Roman"/>
          <w:sz w:val="24"/>
          <w:szCs w:val="24"/>
          <w:highlight w:val="white"/>
          <w:lang w:val="en-US"/>
        </w:rPr>
        <w:t xml:space="preserve">Brazil continues to </w:t>
      </w:r>
      <w:r w:rsidR="00BE20D2">
        <w:rPr>
          <w:rFonts w:ascii="Times New Roman" w:eastAsia="Times New Roman" w:hAnsi="Times New Roman" w:cs="Times New Roman"/>
          <w:sz w:val="24"/>
          <w:szCs w:val="24"/>
          <w:highlight w:val="white"/>
          <w:lang w:val="en-US"/>
        </w:rPr>
        <w:t>subsidi</w:t>
      </w:r>
      <w:r w:rsidR="00AE560F">
        <w:rPr>
          <w:rFonts w:ascii="Times New Roman" w:eastAsia="Times New Roman" w:hAnsi="Times New Roman" w:cs="Times New Roman"/>
          <w:sz w:val="24"/>
          <w:szCs w:val="24"/>
          <w:highlight w:val="white"/>
          <w:lang w:val="en-US"/>
        </w:rPr>
        <w:t>ze</w:t>
      </w:r>
      <w:r w:rsidR="00821643">
        <w:rPr>
          <w:rFonts w:ascii="Times New Roman" w:eastAsia="Times New Roman" w:hAnsi="Times New Roman" w:cs="Times New Roman"/>
          <w:sz w:val="24"/>
          <w:szCs w:val="24"/>
          <w:highlight w:val="white"/>
          <w:lang w:val="en-US"/>
        </w:rPr>
        <w:t xml:space="preserve"> </w:t>
      </w:r>
      <w:r w:rsidR="00BE20D2">
        <w:rPr>
          <w:rFonts w:ascii="Times New Roman" w:eastAsia="Times New Roman" w:hAnsi="Times New Roman" w:cs="Times New Roman"/>
          <w:sz w:val="24"/>
          <w:szCs w:val="24"/>
          <w:highlight w:val="white"/>
          <w:lang w:val="en-US"/>
        </w:rPr>
        <w:lastRenderedPageBreak/>
        <w:t>the manufacture of these beverages</w:t>
      </w:r>
      <w:r w:rsidR="00AE560F">
        <w:rPr>
          <w:rFonts w:ascii="Times New Roman" w:eastAsia="Times New Roman" w:hAnsi="Times New Roman" w:cs="Times New Roman"/>
          <w:sz w:val="24"/>
          <w:szCs w:val="24"/>
          <w:highlight w:val="white"/>
          <w:lang w:val="en-US"/>
        </w:rPr>
        <w:t>.</w:t>
      </w:r>
      <w:r w:rsidR="00821643">
        <w:rPr>
          <w:rFonts w:ascii="Times New Roman" w:eastAsia="Times New Roman" w:hAnsi="Times New Roman" w:cs="Times New Roman"/>
          <w:sz w:val="24"/>
          <w:szCs w:val="24"/>
          <w:highlight w:val="white"/>
          <w:lang w:val="en-US"/>
        </w:rPr>
        <w:t>[</w:t>
      </w:r>
      <w:r w:rsidR="00821643" w:rsidRPr="00DC1466">
        <w:rPr>
          <w:rFonts w:ascii="Times New Roman" w:eastAsia="Times New Roman" w:hAnsi="Times New Roman" w:cs="Times New Roman"/>
          <w:sz w:val="24"/>
          <w:szCs w:val="24"/>
          <w:highlight w:val="yellow"/>
          <w:lang w:val="en-US"/>
        </w:rPr>
        <w:t>ref]</w:t>
      </w:r>
      <w:r w:rsidR="00AE560F">
        <w:rPr>
          <w:rFonts w:ascii="Times New Roman" w:eastAsia="Times New Roman" w:hAnsi="Times New Roman" w:cs="Times New Roman"/>
          <w:sz w:val="24"/>
          <w:szCs w:val="24"/>
          <w:highlight w:val="white"/>
          <w:lang w:val="en-US"/>
        </w:rPr>
        <w:t xml:space="preserve"> </w:t>
      </w:r>
      <w:r w:rsidR="00821643">
        <w:rPr>
          <w:rFonts w:ascii="Times New Roman" w:eastAsia="Times New Roman" w:hAnsi="Times New Roman" w:cs="Times New Roman"/>
          <w:sz w:val="24"/>
          <w:szCs w:val="24"/>
          <w:highlight w:val="white"/>
          <w:lang w:val="en-US"/>
        </w:rPr>
        <w:t>Additionally, many e</w:t>
      </w:r>
      <w:r w:rsidR="00AE560F">
        <w:rPr>
          <w:rFonts w:ascii="Times New Roman" w:eastAsia="Times New Roman" w:hAnsi="Times New Roman" w:cs="Times New Roman"/>
          <w:sz w:val="24"/>
          <w:szCs w:val="24"/>
          <w:highlight w:val="white"/>
          <w:lang w:val="en-US"/>
        </w:rPr>
        <w:t xml:space="preserve">fforts </w:t>
      </w:r>
      <w:r w:rsidR="00821643">
        <w:rPr>
          <w:rFonts w:ascii="Times New Roman" w:eastAsia="Times New Roman" w:hAnsi="Times New Roman" w:cs="Times New Roman"/>
          <w:sz w:val="24"/>
          <w:szCs w:val="24"/>
          <w:highlight w:val="white"/>
          <w:lang w:val="en-US"/>
        </w:rPr>
        <w:t>have been taken</w:t>
      </w:r>
      <w:r w:rsidR="00AE560F">
        <w:rPr>
          <w:rFonts w:ascii="Times New Roman" w:eastAsia="Times New Roman" w:hAnsi="Times New Roman" w:cs="Times New Roman"/>
          <w:sz w:val="24"/>
          <w:szCs w:val="24"/>
          <w:highlight w:val="white"/>
          <w:lang w:val="en-US"/>
        </w:rPr>
        <w:t xml:space="preserve"> to </w:t>
      </w:r>
      <w:r w:rsidR="004A12ED">
        <w:rPr>
          <w:rFonts w:ascii="Times New Roman" w:eastAsia="Times New Roman" w:hAnsi="Times New Roman" w:cs="Times New Roman"/>
          <w:sz w:val="24"/>
          <w:szCs w:val="24"/>
          <w:highlight w:val="white"/>
          <w:lang w:val="en-US"/>
        </w:rPr>
        <w:t xml:space="preserve">improve urban spaces to </w:t>
      </w:r>
      <w:r w:rsidR="00AE560F">
        <w:rPr>
          <w:rFonts w:ascii="Times New Roman" w:eastAsia="Times New Roman" w:hAnsi="Times New Roman" w:cs="Times New Roman"/>
          <w:sz w:val="24"/>
          <w:szCs w:val="24"/>
          <w:highlight w:val="white"/>
          <w:lang w:val="en-US"/>
        </w:rPr>
        <w:t>facilitate active transport.</w:t>
      </w:r>
      <w:r w:rsidR="00B73497">
        <w:rPr>
          <w:rFonts w:ascii="Times New Roman" w:eastAsia="Times New Roman" w:hAnsi="Times New Roman" w:cs="Times New Roman"/>
          <w:sz w:val="24"/>
          <w:szCs w:val="24"/>
          <w:highlight w:val="white"/>
          <w:lang w:val="en-US"/>
        </w:rPr>
        <w:t xml:space="preserve"> Yet it is too early to expect that these efforts would </w:t>
      </w:r>
      <w:del w:id="96" w:author="PPGEPI" w:date="2024-04-19T16:30:00Z">
        <w:r w:rsidR="00B73497" w:rsidDel="00EF7E67">
          <w:rPr>
            <w:rFonts w:ascii="Times New Roman" w:eastAsia="Times New Roman" w:hAnsi="Times New Roman" w:cs="Times New Roman"/>
            <w:sz w:val="24"/>
            <w:szCs w:val="24"/>
            <w:highlight w:val="white"/>
            <w:lang w:val="en-US"/>
          </w:rPr>
          <w:delText xml:space="preserve">produce </w:delText>
        </w:r>
      </w:del>
      <w:ins w:id="97" w:author="Rita Mattiello" w:date="2024-02-16T15:44:00Z">
        <w:del w:id="98" w:author="PPGEPI" w:date="2024-04-19T16:30:00Z">
          <w:r w:rsidR="005501C8" w:rsidDel="00EF7E67">
            <w:rPr>
              <w:rFonts w:ascii="Times New Roman" w:eastAsia="Times New Roman" w:hAnsi="Times New Roman" w:cs="Times New Roman"/>
              <w:sz w:val="24"/>
              <w:szCs w:val="24"/>
              <w:highlight w:val="white"/>
              <w:lang w:val="en-US"/>
            </w:rPr>
            <w:delText xml:space="preserve">a </w:delText>
          </w:r>
        </w:del>
      </w:ins>
      <w:del w:id="99" w:author="PPGEPI" w:date="2024-04-19T16:30:00Z">
        <w:r w:rsidR="00B73497" w:rsidDel="00EF7E67">
          <w:rPr>
            <w:rFonts w:ascii="Times New Roman" w:eastAsia="Times New Roman" w:hAnsi="Times New Roman" w:cs="Times New Roman"/>
            <w:sz w:val="24"/>
            <w:szCs w:val="24"/>
            <w:highlight w:val="white"/>
            <w:lang w:val="en-US"/>
          </w:rPr>
          <w:delText xml:space="preserve">change </w:delText>
        </w:r>
      </w:del>
      <w:ins w:id="100" w:author="Rita Mattiello" w:date="2024-02-16T15:44:00Z">
        <w:del w:id="101" w:author="PPGEPI" w:date="2024-04-19T16:30:00Z">
          <w:r w:rsidR="005501C8" w:rsidDel="00EF7E67">
            <w:rPr>
              <w:rFonts w:ascii="Times New Roman" w:eastAsia="Times New Roman" w:hAnsi="Times New Roman" w:cs="Times New Roman"/>
              <w:sz w:val="24"/>
              <w:szCs w:val="24"/>
              <w:highlight w:val="white"/>
              <w:lang w:val="en-US"/>
            </w:rPr>
            <w:delText>in</w:delText>
          </w:r>
        </w:del>
      </w:ins>
      <w:ins w:id="102" w:author="PPGEPI" w:date="2024-04-19T16:30:00Z">
        <w:r w:rsidR="00EF7E67">
          <w:rPr>
            <w:rFonts w:ascii="Times New Roman" w:eastAsia="Times New Roman" w:hAnsi="Times New Roman" w:cs="Times New Roman"/>
            <w:sz w:val="24"/>
            <w:szCs w:val="24"/>
            <w:highlight w:val="white"/>
            <w:lang w:val="en-US"/>
          </w:rPr>
          <w:t>change</w:t>
        </w:r>
      </w:ins>
      <w:ins w:id="103" w:author="Rita Mattiello" w:date="2024-02-16T15:44:00Z">
        <w:r w:rsidR="005501C8">
          <w:rPr>
            <w:rFonts w:ascii="Times New Roman" w:eastAsia="Times New Roman" w:hAnsi="Times New Roman" w:cs="Times New Roman"/>
            <w:sz w:val="24"/>
            <w:szCs w:val="24"/>
            <w:highlight w:val="white"/>
            <w:lang w:val="en-US"/>
          </w:rPr>
          <w:t xml:space="preserve"> </w:t>
        </w:r>
      </w:ins>
      <w:r w:rsidR="00B73497">
        <w:rPr>
          <w:rFonts w:ascii="Times New Roman" w:eastAsia="Times New Roman" w:hAnsi="Times New Roman" w:cs="Times New Roman"/>
          <w:sz w:val="24"/>
          <w:szCs w:val="24"/>
          <w:highlight w:val="white"/>
          <w:lang w:val="en-US"/>
        </w:rPr>
        <w:t>GBD estimates, which are rarely based on in</w:t>
      </w:r>
      <w:ins w:id="104" w:author="Rita Mattiello" w:date="2024-02-16T15:44:00Z">
        <w:r w:rsidR="005501C8">
          <w:rPr>
            <w:rFonts w:ascii="Times New Roman" w:eastAsia="Times New Roman" w:hAnsi="Times New Roman" w:cs="Times New Roman"/>
            <w:sz w:val="24"/>
            <w:szCs w:val="24"/>
            <w:highlight w:val="white"/>
            <w:lang w:val="en-US"/>
          </w:rPr>
          <w:t>-</w:t>
        </w:r>
      </w:ins>
      <w:r w:rsidR="00B73497">
        <w:rPr>
          <w:rFonts w:ascii="Times New Roman" w:eastAsia="Times New Roman" w:hAnsi="Times New Roman" w:cs="Times New Roman"/>
          <w:sz w:val="24"/>
          <w:szCs w:val="24"/>
          <w:highlight w:val="white"/>
          <w:lang w:val="en-US"/>
        </w:rPr>
        <w:t>country surveys undertaken in the immediate past.</w:t>
      </w:r>
    </w:p>
    <w:p w14:paraId="48D32C65" w14:textId="652A1872" w:rsidR="00C16701" w:rsidDel="00EF7E67" w:rsidRDefault="00F052DC" w:rsidP="003F63B2">
      <w:pPr>
        <w:spacing w:after="0" w:line="480" w:lineRule="auto"/>
        <w:ind w:firstLine="708"/>
        <w:jc w:val="both"/>
        <w:rPr>
          <w:del w:id="105" w:author="PPGEPI" w:date="2024-04-19T16:30:00Z"/>
          <w:rFonts w:ascii="Times New Roman" w:eastAsia="Times New Roman" w:hAnsi="Times New Roman" w:cs="Times New Roman"/>
          <w:sz w:val="24"/>
          <w:szCs w:val="24"/>
          <w:highlight w:val="white"/>
          <w:lang w:val="en-US"/>
        </w:rPr>
      </w:pPr>
      <w:del w:id="106" w:author="PPGEPI" w:date="2024-04-19T16:30:00Z">
        <w:r w:rsidDel="00EF7E67">
          <w:rPr>
            <w:rFonts w:ascii="Times New Roman" w:eastAsia="Times New Roman" w:hAnsi="Times New Roman" w:cs="Times New Roman"/>
            <w:sz w:val="24"/>
            <w:szCs w:val="24"/>
            <w:highlight w:val="white"/>
            <w:lang w:val="en-US"/>
          </w:rPr>
          <w:delText>Unfortunately, u</w:delText>
        </w:r>
        <w:r w:rsidR="004E4FE5" w:rsidDel="00EF7E67">
          <w:rPr>
            <w:rFonts w:ascii="Times New Roman" w:eastAsia="Times New Roman" w:hAnsi="Times New Roman" w:cs="Times New Roman"/>
            <w:sz w:val="24"/>
            <w:szCs w:val="24"/>
            <w:highlight w:val="white"/>
            <w:lang w:val="en-US"/>
          </w:rPr>
          <w:delText xml:space="preserve">nless </w:delText>
        </w:r>
        <w:r w:rsidR="00B17A0C" w:rsidDel="00EF7E67">
          <w:rPr>
            <w:rFonts w:ascii="Times New Roman" w:eastAsia="Times New Roman" w:hAnsi="Times New Roman" w:cs="Times New Roman"/>
            <w:sz w:val="24"/>
            <w:szCs w:val="24"/>
            <w:highlight w:val="white"/>
            <w:lang w:val="en-US"/>
          </w:rPr>
          <w:delText xml:space="preserve">greater </w:delText>
        </w:r>
        <w:r w:rsidR="004E4FE5" w:rsidDel="00EF7E67">
          <w:rPr>
            <w:rFonts w:ascii="Times New Roman" w:eastAsia="Times New Roman" w:hAnsi="Times New Roman" w:cs="Times New Roman"/>
            <w:sz w:val="24"/>
            <w:szCs w:val="24"/>
            <w:highlight w:val="white"/>
            <w:lang w:val="en-US"/>
          </w:rPr>
          <w:delText xml:space="preserve">change can be effected in </w:delText>
        </w:r>
        <w:r w:rsidR="005624A8" w:rsidDel="00EF7E67">
          <w:rPr>
            <w:rFonts w:ascii="Times New Roman" w:eastAsia="Times New Roman" w:hAnsi="Times New Roman" w:cs="Times New Roman"/>
            <w:sz w:val="24"/>
            <w:szCs w:val="24"/>
            <w:highlight w:val="white"/>
            <w:lang w:val="en-US"/>
          </w:rPr>
          <w:delText xml:space="preserve">population-basede </w:delText>
        </w:r>
        <w:r w:rsidR="004E4FE5" w:rsidDel="00EF7E67">
          <w:rPr>
            <w:rFonts w:ascii="Times New Roman" w:eastAsia="Times New Roman" w:hAnsi="Times New Roman" w:cs="Times New Roman"/>
            <w:sz w:val="24"/>
            <w:szCs w:val="24"/>
            <w:highlight w:val="white"/>
            <w:lang w:val="en-US"/>
          </w:rPr>
          <w:delText>prevention, one can reasonably assume that the upward trajectory of exposure to hyperglycemia will continue into the foreseeable future.</w:delText>
        </w:r>
      </w:del>
    </w:p>
    <w:p w14:paraId="10AD828A" w14:textId="6FA7325A" w:rsidR="005501C8" w:rsidDel="00EF7E67" w:rsidRDefault="00391964" w:rsidP="002F47B4">
      <w:pPr>
        <w:spacing w:after="0" w:line="480" w:lineRule="auto"/>
        <w:ind w:firstLine="708"/>
        <w:jc w:val="both"/>
        <w:rPr>
          <w:ins w:id="107" w:author="Rita Mattiello" w:date="2024-02-16T15:45:00Z"/>
          <w:del w:id="108" w:author="PPGEPI" w:date="2024-04-19T16:31:00Z"/>
          <w:rFonts w:ascii="Times New Roman" w:eastAsia="Times New Roman" w:hAnsi="Times New Roman" w:cs="Times New Roman"/>
          <w:sz w:val="24"/>
          <w:szCs w:val="24"/>
          <w:lang w:val="en-US"/>
        </w:rPr>
      </w:pPr>
      <w:del w:id="109" w:author="PPGEPI" w:date="2024-04-19T16:31:00Z">
        <w:r w:rsidDel="00EF7E67">
          <w:rPr>
            <w:rFonts w:ascii="Times New Roman" w:eastAsia="Times New Roman" w:hAnsi="Times New Roman" w:cs="Times New Roman"/>
            <w:sz w:val="24"/>
            <w:szCs w:val="24"/>
            <w:highlight w:val="white"/>
            <w:lang w:val="en-US"/>
          </w:rPr>
          <w:delText>T</w:delText>
        </w:r>
        <w:r w:rsidR="00DF555E" w:rsidDel="00EF7E67">
          <w:rPr>
            <w:rFonts w:ascii="Times New Roman" w:eastAsia="Times New Roman" w:hAnsi="Times New Roman" w:cs="Times New Roman"/>
            <w:sz w:val="24"/>
            <w:szCs w:val="24"/>
            <w:highlight w:val="white"/>
            <w:lang w:val="en-US"/>
          </w:rPr>
          <w:delText xml:space="preserve">he excess risk found in </w:delText>
        </w:r>
        <w:r w:rsidR="00C16701" w:rsidRPr="00C266A5" w:rsidDel="00EF7E67">
          <w:rPr>
            <w:rFonts w:ascii="Times New Roman" w:eastAsia="Times New Roman" w:hAnsi="Times New Roman" w:cs="Times New Roman"/>
            <w:sz w:val="24"/>
            <w:szCs w:val="24"/>
            <w:lang w:val="en-US"/>
          </w:rPr>
          <w:delText>Guyana, Suriname, and Venezuela</w:delText>
        </w:r>
        <w:r w:rsidDel="00EF7E67">
          <w:rPr>
            <w:rFonts w:ascii="Times New Roman" w:eastAsia="Times New Roman" w:hAnsi="Times New Roman" w:cs="Times New Roman"/>
            <w:sz w:val="24"/>
            <w:szCs w:val="24"/>
            <w:lang w:val="en-US"/>
          </w:rPr>
          <w:delText xml:space="preserve"> is</w:delText>
        </w:r>
        <w:r w:rsidR="00F052DC" w:rsidDel="00EF7E67">
          <w:rPr>
            <w:rFonts w:ascii="Times New Roman" w:eastAsia="Times New Roman" w:hAnsi="Times New Roman" w:cs="Times New Roman"/>
            <w:sz w:val="24"/>
            <w:szCs w:val="24"/>
            <w:lang w:val="en-US"/>
          </w:rPr>
          <w:delText xml:space="preserve"> the principal cause of heterogeneity in our findings</w:delText>
        </w:r>
        <w:r w:rsidR="00DF555E" w:rsidDel="00EF7E67">
          <w:rPr>
            <w:rFonts w:ascii="Times New Roman" w:eastAsia="Times New Roman" w:hAnsi="Times New Roman" w:cs="Times New Roman"/>
            <w:sz w:val="24"/>
            <w:szCs w:val="24"/>
            <w:lang w:val="en-US"/>
          </w:rPr>
          <w:delText xml:space="preserve">. This excess </w:delText>
        </w:r>
        <w:r w:rsidR="00436169" w:rsidDel="00EF7E67">
          <w:rPr>
            <w:rFonts w:ascii="Times New Roman" w:eastAsia="Times New Roman" w:hAnsi="Times New Roman" w:cs="Times New Roman"/>
            <w:sz w:val="24"/>
            <w:szCs w:val="24"/>
            <w:lang w:val="en-US"/>
          </w:rPr>
          <w:delText>is present</w:delText>
        </w:r>
        <w:r w:rsidR="009C75E6" w:rsidDel="00EF7E67">
          <w:rPr>
            <w:rFonts w:ascii="Times New Roman" w:eastAsia="Times New Roman" w:hAnsi="Times New Roman" w:cs="Times New Roman"/>
            <w:sz w:val="24"/>
            <w:szCs w:val="24"/>
            <w:lang w:val="en-US"/>
          </w:rPr>
          <w:delText xml:space="preserve"> </w:delText>
        </w:r>
        <w:r w:rsidR="00DF555E" w:rsidDel="00EF7E67">
          <w:rPr>
            <w:rFonts w:ascii="Times New Roman" w:eastAsia="Times New Roman" w:hAnsi="Times New Roman" w:cs="Times New Roman"/>
            <w:sz w:val="24"/>
            <w:szCs w:val="24"/>
            <w:lang w:val="en-US"/>
          </w:rPr>
          <w:delText xml:space="preserve">not just in these countries but </w:delText>
        </w:r>
        <w:r w:rsidR="00436169" w:rsidDel="00EF7E67">
          <w:rPr>
            <w:rFonts w:ascii="Times New Roman" w:eastAsia="Times New Roman" w:hAnsi="Times New Roman" w:cs="Times New Roman"/>
            <w:sz w:val="24"/>
            <w:szCs w:val="24"/>
            <w:lang w:val="en-US"/>
          </w:rPr>
          <w:delText xml:space="preserve">also in </w:delText>
        </w:r>
        <w:r w:rsidR="00DF555E" w:rsidDel="00EF7E67">
          <w:rPr>
            <w:rFonts w:ascii="Times New Roman" w:eastAsia="Times New Roman" w:hAnsi="Times New Roman" w:cs="Times New Roman"/>
            <w:sz w:val="24"/>
            <w:szCs w:val="24"/>
            <w:lang w:val="en-US"/>
          </w:rPr>
          <w:delText>a larger number found nearby in Central America or the Caribbean, including Mexico, Guatamala</w:delText>
        </w:r>
      </w:del>
      <w:ins w:id="110" w:author="Rita Mattiello" w:date="2024-02-16T15:45:00Z">
        <w:del w:id="111" w:author="PPGEPI" w:date="2024-04-19T16:31:00Z">
          <w:r w:rsidR="005501C8" w:rsidDel="00EF7E67">
            <w:rPr>
              <w:rFonts w:ascii="Times New Roman" w:eastAsia="Times New Roman" w:hAnsi="Times New Roman" w:cs="Times New Roman"/>
              <w:sz w:val="24"/>
              <w:szCs w:val="24"/>
              <w:lang w:val="en-US"/>
            </w:rPr>
            <w:delText>Guatemala</w:delText>
          </w:r>
        </w:del>
      </w:ins>
      <w:del w:id="112" w:author="PPGEPI" w:date="2024-04-19T16:31:00Z">
        <w:r w:rsidR="00DF555E" w:rsidDel="00EF7E67">
          <w:rPr>
            <w:rFonts w:ascii="Times New Roman" w:eastAsia="Times New Roman" w:hAnsi="Times New Roman" w:cs="Times New Roman"/>
            <w:sz w:val="24"/>
            <w:szCs w:val="24"/>
            <w:lang w:val="en-US"/>
          </w:rPr>
          <w:delText>, Jamaica, and many of the smaller island nations</w:delText>
        </w:r>
        <w:r w:rsidR="00020EC2" w:rsidDel="00EF7E67">
          <w:rPr>
            <w:rFonts w:ascii="Times New Roman" w:eastAsia="Times New Roman" w:hAnsi="Times New Roman" w:cs="Times New Roman"/>
            <w:sz w:val="24"/>
            <w:szCs w:val="24"/>
            <w:lang w:val="en-US"/>
          </w:rPr>
          <w:delText xml:space="preserve"> </w:delText>
        </w:r>
        <w:r w:rsidR="00020EC2" w:rsidRPr="00DC1466" w:rsidDel="00EF7E67">
          <w:rPr>
            <w:rFonts w:ascii="Times New Roman" w:eastAsia="Times New Roman" w:hAnsi="Times New Roman" w:cs="Times New Roman"/>
            <w:sz w:val="24"/>
            <w:szCs w:val="24"/>
            <w:highlight w:val="yellow"/>
            <w:lang w:val="en-US"/>
          </w:rPr>
          <w:delText>[ref Cousin DM in the Americas]</w:delText>
        </w:r>
        <w:r w:rsidR="00DF555E" w:rsidDel="00EF7E67">
          <w:rPr>
            <w:rFonts w:ascii="Times New Roman" w:eastAsia="Times New Roman" w:hAnsi="Times New Roman" w:cs="Times New Roman"/>
            <w:sz w:val="24"/>
            <w:szCs w:val="24"/>
            <w:lang w:val="en-US"/>
          </w:rPr>
          <w:delText>.</w:delText>
        </w:r>
        <w:r w:rsidR="00C62470" w:rsidDel="00EF7E67">
          <w:rPr>
            <w:rFonts w:ascii="Times New Roman" w:eastAsia="Times New Roman" w:hAnsi="Times New Roman" w:cs="Times New Roman"/>
            <w:sz w:val="24"/>
            <w:szCs w:val="24"/>
            <w:lang w:val="en-US"/>
          </w:rPr>
          <w:delText xml:space="preserve"> </w:delText>
        </w:r>
        <w:r w:rsidR="00C62470" w:rsidRPr="00DC1466" w:rsidDel="00EF7E67">
          <w:rPr>
            <w:rFonts w:ascii="Times New Roman" w:eastAsia="Times New Roman" w:hAnsi="Times New Roman" w:cs="Times New Roman"/>
            <w:sz w:val="24"/>
            <w:szCs w:val="24"/>
            <w:highlight w:val="cyan"/>
            <w:lang w:val="en-US"/>
          </w:rPr>
          <w:delText>[UPF PAHO list?]</w:delText>
        </w:r>
        <w:r w:rsidR="003C5083" w:rsidDel="00EF7E67">
          <w:rPr>
            <w:rFonts w:ascii="Times New Roman" w:eastAsia="Times New Roman" w:hAnsi="Times New Roman" w:cs="Times New Roman"/>
            <w:sz w:val="24"/>
            <w:szCs w:val="24"/>
            <w:lang w:val="en-US"/>
          </w:rPr>
          <w:delText xml:space="preserve"> Data are limited for these countries, </w:delText>
        </w:r>
        <w:r w:rsidR="00801AF2" w:rsidDel="00EF7E67">
          <w:rPr>
            <w:rFonts w:ascii="Times New Roman" w:eastAsia="Times New Roman" w:hAnsi="Times New Roman" w:cs="Times New Roman"/>
            <w:sz w:val="24"/>
            <w:szCs w:val="24"/>
            <w:lang w:val="en-US"/>
          </w:rPr>
          <w:delText xml:space="preserve">and one can only speculate </w:delText>
        </w:r>
      </w:del>
      <w:ins w:id="113" w:author="Rita Mattiello" w:date="2024-02-16T15:45:00Z">
        <w:del w:id="114" w:author="PPGEPI" w:date="2024-04-19T16:31:00Z">
          <w:r w:rsidR="005501C8" w:rsidDel="00EF7E67">
            <w:rPr>
              <w:rFonts w:ascii="Times New Roman" w:eastAsia="Times New Roman" w:hAnsi="Times New Roman" w:cs="Times New Roman"/>
              <w:sz w:val="24"/>
              <w:szCs w:val="24"/>
              <w:lang w:val="en-US"/>
            </w:rPr>
            <w:delText xml:space="preserve">on the </w:delText>
          </w:r>
        </w:del>
      </w:ins>
      <w:del w:id="115" w:author="PPGEPI" w:date="2024-04-19T16:31:00Z">
        <w:r w:rsidR="00801AF2" w:rsidDel="00EF7E67">
          <w:rPr>
            <w:rFonts w:ascii="Times New Roman" w:eastAsia="Times New Roman" w:hAnsi="Times New Roman" w:cs="Times New Roman"/>
            <w:sz w:val="24"/>
            <w:szCs w:val="24"/>
            <w:lang w:val="en-US"/>
          </w:rPr>
          <w:delText xml:space="preserve">causes </w:delText>
        </w:r>
        <w:r w:rsidR="00436169" w:rsidDel="00EF7E67">
          <w:rPr>
            <w:rFonts w:ascii="Times New Roman" w:eastAsia="Times New Roman" w:hAnsi="Times New Roman" w:cs="Times New Roman"/>
            <w:sz w:val="24"/>
            <w:szCs w:val="24"/>
            <w:lang w:val="en-US"/>
          </w:rPr>
          <w:delText xml:space="preserve">for </w:delText>
        </w:r>
      </w:del>
      <w:ins w:id="116" w:author="Rita Mattiello" w:date="2024-02-16T15:45:00Z">
        <w:del w:id="117" w:author="PPGEPI" w:date="2024-04-19T16:31:00Z">
          <w:r w:rsidR="005501C8" w:rsidDel="00EF7E67">
            <w:rPr>
              <w:rFonts w:ascii="Times New Roman" w:eastAsia="Times New Roman" w:hAnsi="Times New Roman" w:cs="Times New Roman"/>
              <w:sz w:val="24"/>
              <w:szCs w:val="24"/>
              <w:lang w:val="en-US"/>
            </w:rPr>
            <w:delText xml:space="preserve">of </w:delText>
          </w:r>
        </w:del>
      </w:ins>
      <w:del w:id="118" w:author="PPGEPI" w:date="2024-04-19T16:31:00Z">
        <w:r w:rsidR="00436169" w:rsidDel="00EF7E67">
          <w:rPr>
            <w:rFonts w:ascii="Times New Roman" w:eastAsia="Times New Roman" w:hAnsi="Times New Roman" w:cs="Times New Roman"/>
            <w:sz w:val="24"/>
            <w:szCs w:val="24"/>
            <w:lang w:val="en-US"/>
          </w:rPr>
          <w:delText>this excess</w:delText>
        </w:r>
        <w:r w:rsidR="003C5083" w:rsidDel="00EF7E67">
          <w:rPr>
            <w:rFonts w:ascii="Times New Roman" w:eastAsia="Times New Roman" w:hAnsi="Times New Roman" w:cs="Times New Roman"/>
            <w:sz w:val="24"/>
            <w:szCs w:val="24"/>
            <w:lang w:val="en-US"/>
          </w:rPr>
          <w:delText xml:space="preserve">. </w:delText>
        </w:r>
        <w:r w:rsidR="00AD201D" w:rsidDel="00EF7E67">
          <w:rPr>
            <w:rFonts w:ascii="Times New Roman" w:eastAsia="Times New Roman" w:hAnsi="Times New Roman" w:cs="Times New Roman"/>
            <w:sz w:val="24"/>
            <w:szCs w:val="24"/>
            <w:lang w:val="en-US"/>
          </w:rPr>
          <w:delText>Available d</w:delText>
        </w:r>
        <w:r w:rsidR="003C5083" w:rsidDel="00EF7E67">
          <w:rPr>
            <w:rFonts w:ascii="Times New Roman" w:eastAsia="Times New Roman" w:hAnsi="Times New Roman" w:cs="Times New Roman"/>
            <w:sz w:val="24"/>
            <w:szCs w:val="24"/>
            <w:lang w:val="en-US"/>
          </w:rPr>
          <w:delText>ata on UPF</w:delText>
        </w:r>
        <w:r w:rsidR="005624A8" w:rsidDel="00EF7E67">
          <w:rPr>
            <w:rFonts w:ascii="Times New Roman" w:eastAsia="Times New Roman" w:hAnsi="Times New Roman" w:cs="Times New Roman"/>
            <w:sz w:val="24"/>
            <w:szCs w:val="24"/>
            <w:lang w:val="en-US"/>
          </w:rPr>
          <w:delText xml:space="preserve"> consumption</w:delText>
        </w:r>
        <w:r w:rsidR="003C5083" w:rsidDel="00EF7E67">
          <w:rPr>
            <w:rFonts w:ascii="Times New Roman" w:eastAsia="Times New Roman" w:hAnsi="Times New Roman" w:cs="Times New Roman"/>
            <w:sz w:val="24"/>
            <w:szCs w:val="24"/>
            <w:lang w:val="en-US"/>
          </w:rPr>
          <w:delText xml:space="preserve"> does not suggest </w:delText>
        </w:r>
        <w:r w:rsidR="005624A8" w:rsidDel="00EF7E67">
          <w:rPr>
            <w:rFonts w:ascii="Times New Roman" w:eastAsia="Times New Roman" w:hAnsi="Times New Roman" w:cs="Times New Roman"/>
            <w:sz w:val="24"/>
            <w:szCs w:val="24"/>
            <w:lang w:val="en-US"/>
          </w:rPr>
          <w:delText>greater consumption</w:delText>
        </w:r>
        <w:r w:rsidR="003C5083" w:rsidDel="00EF7E67">
          <w:rPr>
            <w:rFonts w:ascii="Times New Roman" w:eastAsia="Times New Roman" w:hAnsi="Times New Roman" w:cs="Times New Roman"/>
            <w:sz w:val="24"/>
            <w:szCs w:val="24"/>
            <w:lang w:val="en-US"/>
          </w:rPr>
          <w:delText xml:space="preserve"> as a reason for the high</w:delText>
        </w:r>
        <w:r w:rsidR="00436169" w:rsidDel="00EF7E67">
          <w:rPr>
            <w:rFonts w:ascii="Times New Roman" w:eastAsia="Times New Roman" w:hAnsi="Times New Roman" w:cs="Times New Roman"/>
            <w:sz w:val="24"/>
            <w:szCs w:val="24"/>
            <w:lang w:val="en-US"/>
          </w:rPr>
          <w:delText>er</w:delText>
        </w:r>
        <w:r w:rsidR="003C5083" w:rsidDel="00EF7E67">
          <w:rPr>
            <w:rFonts w:ascii="Times New Roman" w:eastAsia="Times New Roman" w:hAnsi="Times New Roman" w:cs="Times New Roman"/>
            <w:sz w:val="24"/>
            <w:szCs w:val="24"/>
            <w:lang w:val="en-US"/>
          </w:rPr>
          <w:delText xml:space="preserve"> level of exposure</w:delText>
        </w:r>
        <w:r w:rsidR="00AD201D" w:rsidDel="00EF7E67">
          <w:rPr>
            <w:rFonts w:ascii="Times New Roman" w:eastAsia="Times New Roman" w:hAnsi="Times New Roman" w:cs="Times New Roman"/>
            <w:sz w:val="24"/>
            <w:szCs w:val="24"/>
            <w:lang w:val="en-US"/>
          </w:rPr>
          <w:delText xml:space="preserve"> [</w:delText>
        </w:r>
        <w:r w:rsidR="00AD201D" w:rsidRPr="00DC1466" w:rsidDel="00EF7E67">
          <w:rPr>
            <w:rFonts w:ascii="Times New Roman" w:eastAsia="Times New Roman" w:hAnsi="Times New Roman" w:cs="Times New Roman"/>
            <w:sz w:val="24"/>
            <w:szCs w:val="24"/>
            <w:highlight w:val="yellow"/>
            <w:lang w:val="en-US"/>
          </w:rPr>
          <w:delText>ref PAHO UPF booklet 2018</w:delText>
        </w:r>
        <w:r w:rsidR="00AD201D" w:rsidDel="00EF7E67">
          <w:rPr>
            <w:rFonts w:ascii="Times New Roman" w:eastAsia="Times New Roman" w:hAnsi="Times New Roman" w:cs="Times New Roman"/>
            <w:sz w:val="24"/>
            <w:szCs w:val="24"/>
            <w:lang w:val="en-US"/>
          </w:rPr>
          <w:delText>?]</w:delText>
        </w:r>
        <w:r w:rsidR="003C5083" w:rsidDel="00EF7E67">
          <w:rPr>
            <w:rFonts w:ascii="Times New Roman" w:eastAsia="Times New Roman" w:hAnsi="Times New Roman" w:cs="Times New Roman"/>
            <w:sz w:val="24"/>
            <w:szCs w:val="24"/>
            <w:lang w:val="en-US"/>
          </w:rPr>
          <w:delText>. Other dietary risks</w:delText>
        </w:r>
        <w:r w:rsidR="00436169" w:rsidDel="00EF7E67">
          <w:rPr>
            <w:rFonts w:ascii="Times New Roman" w:eastAsia="Times New Roman" w:hAnsi="Times New Roman" w:cs="Times New Roman"/>
            <w:sz w:val="24"/>
            <w:szCs w:val="24"/>
            <w:lang w:val="en-US"/>
          </w:rPr>
          <w:delText xml:space="preserve"> from an inadequate nutritional transition</w:delText>
        </w:r>
        <w:r w:rsidR="003C5083" w:rsidDel="00EF7E67">
          <w:rPr>
            <w:rFonts w:ascii="Times New Roman" w:eastAsia="Times New Roman" w:hAnsi="Times New Roman" w:cs="Times New Roman"/>
            <w:sz w:val="24"/>
            <w:szCs w:val="24"/>
            <w:lang w:val="en-US"/>
          </w:rPr>
          <w:delText xml:space="preserve">, such as </w:delText>
        </w:r>
      </w:del>
      <w:ins w:id="119" w:author="Rita Mattiello" w:date="2024-02-16T15:45:00Z">
        <w:del w:id="120" w:author="PPGEPI" w:date="2024-04-19T16:31:00Z">
          <w:r w:rsidR="005501C8" w:rsidDel="00EF7E67">
            <w:rPr>
              <w:rFonts w:ascii="Times New Roman" w:eastAsia="Times New Roman" w:hAnsi="Times New Roman" w:cs="Times New Roman"/>
              <w:sz w:val="24"/>
              <w:szCs w:val="24"/>
              <w:lang w:val="en-US"/>
            </w:rPr>
            <w:delText xml:space="preserve">the </w:delText>
          </w:r>
        </w:del>
      </w:ins>
      <w:del w:id="121" w:author="PPGEPI" w:date="2024-04-19T16:31:00Z">
        <w:r w:rsidR="009C75E6" w:rsidDel="00EF7E67">
          <w:rPr>
            <w:rFonts w:ascii="Times New Roman" w:eastAsia="Times New Roman" w:hAnsi="Times New Roman" w:cs="Times New Roman"/>
            <w:sz w:val="24"/>
            <w:szCs w:val="24"/>
            <w:lang w:val="en-US"/>
          </w:rPr>
          <w:delText xml:space="preserve">current </w:delText>
        </w:r>
        <w:r w:rsidR="000B2E4F" w:rsidDel="00EF7E67">
          <w:rPr>
            <w:rFonts w:ascii="Times New Roman" w:eastAsia="Times New Roman" w:hAnsi="Times New Roman" w:cs="Times New Roman"/>
            <w:sz w:val="24"/>
            <w:szCs w:val="24"/>
            <w:lang w:val="en-US"/>
          </w:rPr>
          <w:delText>low</w:delText>
        </w:r>
        <w:r w:rsidR="003C5083" w:rsidDel="00EF7E67">
          <w:rPr>
            <w:rFonts w:ascii="Times New Roman" w:eastAsia="Times New Roman" w:hAnsi="Times New Roman" w:cs="Times New Roman"/>
            <w:sz w:val="24"/>
            <w:szCs w:val="24"/>
            <w:lang w:val="en-US"/>
          </w:rPr>
          <w:delText xml:space="preserve"> consumption of </w:delText>
        </w:r>
        <w:r w:rsidR="000B2E4F" w:rsidDel="00EF7E67">
          <w:rPr>
            <w:rFonts w:ascii="Times New Roman" w:eastAsia="Times New Roman" w:hAnsi="Times New Roman" w:cs="Times New Roman"/>
            <w:sz w:val="24"/>
            <w:szCs w:val="24"/>
            <w:lang w:val="en-US"/>
          </w:rPr>
          <w:delText>whole</w:delText>
        </w:r>
        <w:r w:rsidR="003C5083" w:rsidDel="00EF7E67">
          <w:rPr>
            <w:rFonts w:ascii="Times New Roman" w:eastAsia="Times New Roman" w:hAnsi="Times New Roman" w:cs="Times New Roman"/>
            <w:sz w:val="24"/>
            <w:szCs w:val="24"/>
            <w:lang w:val="en-US"/>
          </w:rPr>
          <w:delText xml:space="preserve"> grains</w:delText>
        </w:r>
        <w:r w:rsidR="000B2E4F" w:rsidDel="00EF7E67">
          <w:rPr>
            <w:rFonts w:ascii="Times New Roman" w:eastAsia="Times New Roman" w:hAnsi="Times New Roman" w:cs="Times New Roman"/>
            <w:sz w:val="24"/>
            <w:szCs w:val="24"/>
            <w:lang w:val="en-US"/>
          </w:rPr>
          <w:delText xml:space="preserve"> and fruits</w:delText>
        </w:r>
        <w:r w:rsidR="003C5083" w:rsidDel="00EF7E67">
          <w:rPr>
            <w:rFonts w:ascii="Times New Roman" w:eastAsia="Times New Roman" w:hAnsi="Times New Roman" w:cs="Times New Roman"/>
            <w:sz w:val="24"/>
            <w:szCs w:val="24"/>
            <w:lang w:val="en-US"/>
          </w:rPr>
          <w:delText xml:space="preserve">, </w:delText>
        </w:r>
        <w:r w:rsidR="00801AF2" w:rsidDel="00EF7E67">
          <w:rPr>
            <w:rFonts w:ascii="Times New Roman" w:eastAsia="Times New Roman" w:hAnsi="Times New Roman" w:cs="Times New Roman"/>
            <w:sz w:val="24"/>
            <w:szCs w:val="24"/>
            <w:lang w:val="en-US"/>
          </w:rPr>
          <w:delText xml:space="preserve">are </w:delText>
        </w:r>
        <w:r w:rsidR="00436169" w:rsidDel="00EF7E67">
          <w:rPr>
            <w:rFonts w:ascii="Times New Roman" w:eastAsia="Times New Roman" w:hAnsi="Times New Roman" w:cs="Times New Roman"/>
            <w:sz w:val="24"/>
            <w:szCs w:val="24"/>
            <w:lang w:val="en-US"/>
          </w:rPr>
          <w:delText xml:space="preserve">more </w:delText>
        </w:r>
        <w:r w:rsidR="00801AF2" w:rsidDel="00EF7E67">
          <w:rPr>
            <w:rFonts w:ascii="Times New Roman" w:eastAsia="Times New Roman" w:hAnsi="Times New Roman" w:cs="Times New Roman"/>
            <w:sz w:val="24"/>
            <w:szCs w:val="24"/>
            <w:lang w:val="en-US"/>
          </w:rPr>
          <w:delText>likely</w:delText>
        </w:r>
        <w:r w:rsidR="003C5083" w:rsidDel="00EF7E67">
          <w:rPr>
            <w:rFonts w:ascii="Times New Roman" w:eastAsia="Times New Roman" w:hAnsi="Times New Roman" w:cs="Times New Roman"/>
            <w:sz w:val="24"/>
            <w:szCs w:val="24"/>
            <w:lang w:val="en-US"/>
          </w:rPr>
          <w:delText xml:space="preserve"> factor</w:delText>
        </w:r>
        <w:r w:rsidR="00801AF2" w:rsidDel="00EF7E67">
          <w:rPr>
            <w:rFonts w:ascii="Times New Roman" w:eastAsia="Times New Roman" w:hAnsi="Times New Roman" w:cs="Times New Roman"/>
            <w:sz w:val="24"/>
            <w:szCs w:val="24"/>
            <w:lang w:val="en-US"/>
          </w:rPr>
          <w:delText>s</w:delText>
        </w:r>
        <w:r w:rsidR="003C5083" w:rsidDel="00EF7E67">
          <w:rPr>
            <w:rFonts w:ascii="Times New Roman" w:eastAsia="Times New Roman" w:hAnsi="Times New Roman" w:cs="Times New Roman"/>
            <w:sz w:val="24"/>
            <w:szCs w:val="24"/>
            <w:lang w:val="en-US"/>
          </w:rPr>
          <w:delText>. Ethnic considerations merit mention</w:delText>
        </w:r>
        <w:r w:rsidR="00801AF2" w:rsidDel="00EF7E67">
          <w:rPr>
            <w:rFonts w:ascii="Times New Roman" w:eastAsia="Times New Roman" w:hAnsi="Times New Roman" w:cs="Times New Roman"/>
            <w:sz w:val="24"/>
            <w:szCs w:val="24"/>
            <w:lang w:val="en-US"/>
          </w:rPr>
          <w:delText>. La</w:delText>
        </w:r>
        <w:r w:rsidR="003C5083" w:rsidDel="00EF7E67">
          <w:rPr>
            <w:rFonts w:ascii="Times New Roman" w:eastAsia="Times New Roman" w:hAnsi="Times New Roman" w:cs="Times New Roman"/>
            <w:sz w:val="24"/>
            <w:szCs w:val="24"/>
            <w:lang w:val="en-US"/>
          </w:rPr>
          <w:delText xml:space="preserve">rge fractions of the population </w:delText>
        </w:r>
        <w:r w:rsidR="00801AF2" w:rsidDel="00EF7E67">
          <w:rPr>
            <w:rFonts w:ascii="Times New Roman" w:eastAsia="Times New Roman" w:hAnsi="Times New Roman" w:cs="Times New Roman"/>
            <w:sz w:val="24"/>
            <w:szCs w:val="24"/>
            <w:lang w:val="en-US"/>
          </w:rPr>
          <w:delText xml:space="preserve">of Suriname and especially Guyana </w:delText>
        </w:r>
        <w:r w:rsidR="003C5083" w:rsidDel="00EF7E67">
          <w:rPr>
            <w:rFonts w:ascii="Times New Roman" w:eastAsia="Times New Roman" w:hAnsi="Times New Roman" w:cs="Times New Roman"/>
            <w:sz w:val="24"/>
            <w:szCs w:val="24"/>
            <w:lang w:val="en-US"/>
          </w:rPr>
          <w:delText xml:space="preserve">descend from workers imported </w:delText>
        </w:r>
        <w:r w:rsidR="009C75E6" w:rsidDel="00EF7E67">
          <w:rPr>
            <w:rFonts w:ascii="Times New Roman" w:eastAsia="Times New Roman" w:hAnsi="Times New Roman" w:cs="Times New Roman"/>
            <w:sz w:val="24"/>
            <w:szCs w:val="24"/>
            <w:lang w:val="en-US"/>
          </w:rPr>
          <w:delText xml:space="preserve">by colonial powers </w:delText>
        </w:r>
        <w:r w:rsidR="003C5083" w:rsidDel="00EF7E67">
          <w:rPr>
            <w:rFonts w:ascii="Times New Roman" w:eastAsia="Times New Roman" w:hAnsi="Times New Roman" w:cs="Times New Roman"/>
            <w:sz w:val="24"/>
            <w:szCs w:val="24"/>
            <w:lang w:val="en-US"/>
          </w:rPr>
          <w:delText xml:space="preserve">from South </w:delText>
        </w:r>
        <w:r w:rsidR="00436169" w:rsidDel="00EF7E67">
          <w:rPr>
            <w:rFonts w:ascii="Times New Roman" w:eastAsia="Times New Roman" w:hAnsi="Times New Roman" w:cs="Times New Roman"/>
            <w:sz w:val="24"/>
            <w:szCs w:val="24"/>
            <w:lang w:val="en-US"/>
          </w:rPr>
          <w:delText xml:space="preserve">and Southeast </w:delText>
        </w:r>
        <w:r w:rsidR="003C5083" w:rsidDel="00EF7E67">
          <w:rPr>
            <w:rFonts w:ascii="Times New Roman" w:eastAsia="Times New Roman" w:hAnsi="Times New Roman" w:cs="Times New Roman"/>
            <w:sz w:val="24"/>
            <w:szCs w:val="24"/>
            <w:lang w:val="en-US"/>
          </w:rPr>
          <w:delText>Asia,</w:delText>
        </w:r>
        <w:r w:rsidR="009C75E6" w:rsidDel="00EF7E67">
          <w:rPr>
            <w:rFonts w:ascii="Times New Roman" w:eastAsia="Times New Roman" w:hAnsi="Times New Roman" w:cs="Times New Roman"/>
            <w:sz w:val="24"/>
            <w:szCs w:val="24"/>
            <w:lang w:val="en-US"/>
          </w:rPr>
          <w:delText xml:space="preserve"> where p</w:delText>
        </w:r>
        <w:r w:rsidR="003C5083" w:rsidDel="00EF7E67">
          <w:rPr>
            <w:rFonts w:ascii="Times New Roman" w:eastAsia="Times New Roman" w:hAnsi="Times New Roman" w:cs="Times New Roman"/>
            <w:sz w:val="24"/>
            <w:szCs w:val="24"/>
            <w:lang w:val="en-US"/>
          </w:rPr>
          <w:delText>opulation</w:delText>
        </w:r>
        <w:r w:rsidR="00436169" w:rsidDel="00EF7E67">
          <w:rPr>
            <w:rFonts w:ascii="Times New Roman" w:eastAsia="Times New Roman" w:hAnsi="Times New Roman" w:cs="Times New Roman"/>
            <w:sz w:val="24"/>
            <w:szCs w:val="24"/>
            <w:lang w:val="en-US"/>
          </w:rPr>
          <w:delText>s</w:delText>
        </w:r>
        <w:r w:rsidR="003C5083" w:rsidDel="00EF7E67">
          <w:rPr>
            <w:rFonts w:ascii="Times New Roman" w:eastAsia="Times New Roman" w:hAnsi="Times New Roman" w:cs="Times New Roman"/>
            <w:sz w:val="24"/>
            <w:szCs w:val="24"/>
            <w:lang w:val="en-US"/>
          </w:rPr>
          <w:delText xml:space="preserve"> </w:delText>
        </w:r>
        <w:r w:rsidR="009C75E6" w:rsidDel="00EF7E67">
          <w:rPr>
            <w:rFonts w:ascii="Times New Roman" w:eastAsia="Times New Roman" w:hAnsi="Times New Roman" w:cs="Times New Roman"/>
            <w:sz w:val="24"/>
            <w:szCs w:val="24"/>
            <w:lang w:val="en-US"/>
          </w:rPr>
          <w:delText xml:space="preserve">may </w:delText>
        </w:r>
        <w:r w:rsidR="002F47B4" w:rsidDel="00EF7E67">
          <w:rPr>
            <w:rFonts w:ascii="Times New Roman" w:eastAsia="Times New Roman" w:hAnsi="Times New Roman" w:cs="Times New Roman"/>
            <w:sz w:val="24"/>
            <w:szCs w:val="24"/>
            <w:lang w:val="en-US"/>
          </w:rPr>
          <w:delText xml:space="preserve">have a </w:delText>
        </w:r>
        <w:r w:rsidR="003C5083" w:rsidDel="00EF7E67">
          <w:rPr>
            <w:rFonts w:ascii="Times New Roman" w:eastAsia="Times New Roman" w:hAnsi="Times New Roman" w:cs="Times New Roman"/>
            <w:sz w:val="24"/>
            <w:szCs w:val="24"/>
            <w:lang w:val="en-US"/>
          </w:rPr>
          <w:delText>genetically increased risk of diabetes.</w:delText>
        </w:r>
        <w:r w:rsidR="009C75E6" w:rsidRPr="00DC1466" w:rsidDel="00EF7E67">
          <w:rPr>
            <w:rFonts w:ascii="Times New Roman" w:eastAsia="Times New Roman" w:hAnsi="Times New Roman" w:cs="Times New Roman"/>
            <w:sz w:val="24"/>
            <w:szCs w:val="24"/>
            <w:highlight w:val="yellow"/>
            <w:lang w:val="en-US"/>
          </w:rPr>
          <w:delText>[ref]</w:delText>
        </w:r>
        <w:r w:rsidR="003C5083" w:rsidDel="00EF7E67">
          <w:rPr>
            <w:rFonts w:ascii="Times New Roman" w:eastAsia="Times New Roman" w:hAnsi="Times New Roman" w:cs="Times New Roman"/>
            <w:sz w:val="24"/>
            <w:szCs w:val="24"/>
            <w:lang w:val="en-US"/>
          </w:rPr>
          <w:delText xml:space="preserve"> All three of these nations have relatively few descendents </w:delText>
        </w:r>
      </w:del>
      <w:ins w:id="122" w:author="Rita Mattiello" w:date="2024-02-16T15:45:00Z">
        <w:del w:id="123" w:author="PPGEPI" w:date="2024-04-19T16:31:00Z">
          <w:r w:rsidR="005501C8" w:rsidDel="00EF7E67">
            <w:rPr>
              <w:rFonts w:ascii="Times New Roman" w:eastAsia="Times New Roman" w:hAnsi="Times New Roman" w:cs="Times New Roman"/>
              <w:sz w:val="24"/>
              <w:szCs w:val="24"/>
              <w:lang w:val="en-US"/>
            </w:rPr>
            <w:delText xml:space="preserve">descendants </w:delText>
          </w:r>
        </w:del>
      </w:ins>
      <w:del w:id="124" w:author="PPGEPI" w:date="2024-04-19T16:31:00Z">
        <w:r w:rsidR="003C5083" w:rsidDel="00EF7E67">
          <w:rPr>
            <w:rFonts w:ascii="Times New Roman" w:eastAsia="Times New Roman" w:hAnsi="Times New Roman" w:cs="Times New Roman"/>
            <w:sz w:val="24"/>
            <w:szCs w:val="24"/>
            <w:lang w:val="en-US"/>
          </w:rPr>
          <w:delText xml:space="preserve">of Europeans, which </w:delText>
        </w:r>
      </w:del>
      <w:ins w:id="125" w:author="Rita Mattiello" w:date="2024-02-16T15:45:00Z">
        <w:del w:id="126" w:author="PPGEPI" w:date="2024-04-19T16:31:00Z">
          <w:r w:rsidR="005501C8" w:rsidDel="00EF7E67">
            <w:rPr>
              <w:rFonts w:ascii="Times New Roman" w:eastAsia="Times New Roman" w:hAnsi="Times New Roman" w:cs="Times New Roman"/>
              <w:sz w:val="24"/>
              <w:szCs w:val="24"/>
              <w:lang w:val="en-US"/>
            </w:rPr>
            <w:delText xml:space="preserve">who </w:delText>
          </w:r>
        </w:del>
      </w:ins>
      <w:del w:id="127" w:author="PPGEPI" w:date="2024-04-19T16:31:00Z">
        <w:r w:rsidR="003C5083" w:rsidDel="00EF7E67">
          <w:rPr>
            <w:rFonts w:ascii="Times New Roman" w:eastAsia="Times New Roman" w:hAnsi="Times New Roman" w:cs="Times New Roman"/>
            <w:sz w:val="24"/>
            <w:szCs w:val="24"/>
            <w:lang w:val="en-US"/>
          </w:rPr>
          <w:delText>have notabl</w:delText>
        </w:r>
        <w:r w:rsidR="002F47B4" w:rsidDel="00EF7E67">
          <w:rPr>
            <w:rFonts w:ascii="Times New Roman" w:eastAsia="Times New Roman" w:hAnsi="Times New Roman" w:cs="Times New Roman"/>
            <w:sz w:val="24"/>
            <w:szCs w:val="24"/>
            <w:lang w:val="en-US"/>
          </w:rPr>
          <w:delText>y</w:delText>
        </w:r>
        <w:r w:rsidR="003C5083" w:rsidDel="00EF7E67">
          <w:rPr>
            <w:rFonts w:ascii="Times New Roman" w:eastAsia="Times New Roman" w:hAnsi="Times New Roman" w:cs="Times New Roman"/>
            <w:sz w:val="24"/>
            <w:szCs w:val="24"/>
            <w:lang w:val="en-US"/>
          </w:rPr>
          <w:delText xml:space="preserve"> lesser diabetes than other ethnicities.</w:delText>
        </w:r>
        <w:r w:rsidR="00C56EC3" w:rsidRPr="00DC1466" w:rsidDel="00EF7E67">
          <w:rPr>
            <w:rFonts w:ascii="Times New Roman" w:eastAsia="Times New Roman" w:hAnsi="Times New Roman" w:cs="Times New Roman"/>
            <w:sz w:val="24"/>
            <w:szCs w:val="24"/>
            <w:highlight w:val="yellow"/>
            <w:lang w:val="en-US"/>
          </w:rPr>
          <w:delText>[ref]</w:delText>
        </w:r>
        <w:r w:rsidR="003C5083" w:rsidDel="00EF7E67">
          <w:rPr>
            <w:rFonts w:ascii="Times New Roman" w:eastAsia="Times New Roman" w:hAnsi="Times New Roman" w:cs="Times New Roman"/>
            <w:sz w:val="24"/>
            <w:szCs w:val="24"/>
            <w:lang w:val="en-US"/>
          </w:rPr>
          <w:delText xml:space="preserve"> The</w:delText>
        </w:r>
        <w:r w:rsidR="002F47B4" w:rsidDel="00EF7E67">
          <w:rPr>
            <w:rFonts w:ascii="Times New Roman" w:eastAsia="Times New Roman" w:hAnsi="Times New Roman" w:cs="Times New Roman"/>
            <w:sz w:val="24"/>
            <w:szCs w:val="24"/>
            <w:lang w:val="en-US"/>
          </w:rPr>
          <w:delText>ir</w:delText>
        </w:r>
        <w:r w:rsidR="003C5083" w:rsidDel="00EF7E67">
          <w:rPr>
            <w:rFonts w:ascii="Times New Roman" w:eastAsia="Times New Roman" w:hAnsi="Times New Roman" w:cs="Times New Roman"/>
            <w:sz w:val="24"/>
            <w:szCs w:val="24"/>
            <w:lang w:val="en-US"/>
          </w:rPr>
          <w:delText xml:space="preserve"> hot, humid climate</w:delText>
        </w:r>
        <w:r w:rsidR="00C56EC3" w:rsidDel="00EF7E67">
          <w:rPr>
            <w:rFonts w:ascii="Times New Roman" w:eastAsia="Times New Roman" w:hAnsi="Times New Roman" w:cs="Times New Roman"/>
            <w:sz w:val="24"/>
            <w:szCs w:val="24"/>
            <w:lang w:val="en-US"/>
          </w:rPr>
          <w:delText xml:space="preserve"> </w:delText>
        </w:r>
        <w:r w:rsidR="003C5083" w:rsidDel="00EF7E67">
          <w:rPr>
            <w:rFonts w:ascii="Times New Roman" w:eastAsia="Times New Roman" w:hAnsi="Times New Roman" w:cs="Times New Roman"/>
            <w:sz w:val="24"/>
            <w:szCs w:val="24"/>
            <w:lang w:val="en-US"/>
          </w:rPr>
          <w:delText>may destimulate physical activity</w:delText>
        </w:r>
        <w:r w:rsidR="002F47B4" w:rsidDel="00EF7E67">
          <w:rPr>
            <w:rFonts w:ascii="Times New Roman" w:eastAsia="Times New Roman" w:hAnsi="Times New Roman" w:cs="Times New Roman"/>
            <w:sz w:val="24"/>
            <w:szCs w:val="24"/>
            <w:lang w:val="en-US"/>
          </w:rPr>
          <w:delText xml:space="preserve">, perhaps leading to </w:delText>
        </w:r>
        <w:r w:rsidR="00436169" w:rsidDel="00EF7E67">
          <w:rPr>
            <w:rFonts w:ascii="Times New Roman" w:eastAsia="Times New Roman" w:hAnsi="Times New Roman" w:cs="Times New Roman"/>
            <w:sz w:val="24"/>
            <w:szCs w:val="24"/>
            <w:lang w:val="en-US"/>
          </w:rPr>
          <w:delText xml:space="preserve">more sedentary lifestyles </w:delText>
        </w:r>
        <w:r w:rsidR="000B2E4F" w:rsidDel="00EF7E67">
          <w:rPr>
            <w:rFonts w:ascii="Times New Roman" w:eastAsia="Times New Roman" w:hAnsi="Times New Roman" w:cs="Times New Roman"/>
            <w:sz w:val="24"/>
            <w:szCs w:val="24"/>
            <w:lang w:val="en-US"/>
          </w:rPr>
          <w:delText>in the face of</w:delText>
        </w:r>
        <w:r w:rsidR="002F47B4" w:rsidDel="00EF7E67">
          <w:rPr>
            <w:rFonts w:ascii="Times New Roman" w:eastAsia="Times New Roman" w:hAnsi="Times New Roman" w:cs="Times New Roman"/>
            <w:sz w:val="24"/>
            <w:szCs w:val="24"/>
            <w:lang w:val="en-US"/>
          </w:rPr>
          <w:delText xml:space="preserve"> i</w:delText>
        </w:r>
        <w:r w:rsidR="00C56EC3" w:rsidDel="00EF7E67">
          <w:rPr>
            <w:rFonts w:ascii="Times New Roman" w:eastAsia="Times New Roman" w:hAnsi="Times New Roman" w:cs="Times New Roman"/>
            <w:sz w:val="24"/>
            <w:szCs w:val="24"/>
            <w:lang w:val="en-US"/>
          </w:rPr>
          <w:delText>ncreased mechanization of society.</w:delText>
        </w:r>
        <w:r w:rsidR="00436169" w:rsidDel="00EF7E67">
          <w:rPr>
            <w:rFonts w:ascii="Times New Roman" w:eastAsia="Times New Roman" w:hAnsi="Times New Roman" w:cs="Times New Roman"/>
            <w:sz w:val="24"/>
            <w:szCs w:val="24"/>
            <w:lang w:val="en-US"/>
          </w:rPr>
          <w:delText xml:space="preserve"> </w:delText>
        </w:r>
      </w:del>
      <w:ins w:id="128" w:author="Rita Mattiello" w:date="2024-02-16T15:45:00Z">
        <w:del w:id="129" w:author="PPGEPI" w:date="2024-04-19T16:31:00Z">
          <w:r w:rsidR="005501C8" w:rsidDel="00EF7E67">
            <w:rPr>
              <w:rFonts w:ascii="Times New Roman" w:eastAsia="Times New Roman" w:hAnsi="Times New Roman" w:cs="Times New Roman"/>
              <w:sz w:val="24"/>
              <w:szCs w:val="24"/>
              <w:lang w:val="en-US"/>
            </w:rPr>
            <w:delText>.</w:delText>
          </w:r>
        </w:del>
      </w:ins>
    </w:p>
    <w:p w14:paraId="455E2A2F" w14:textId="6E577294" w:rsidR="00DF555E" w:rsidDel="00EF7E67" w:rsidRDefault="00C56EC3" w:rsidP="002F47B4">
      <w:pPr>
        <w:spacing w:after="0" w:line="480" w:lineRule="auto"/>
        <w:ind w:firstLine="708"/>
        <w:jc w:val="both"/>
        <w:rPr>
          <w:del w:id="130" w:author="PPGEPI" w:date="2024-04-19T16:31:00Z"/>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Given that prevention through lifestyle involves personal decisions, p</w:t>
      </w:r>
      <w:r w:rsidR="003C5083">
        <w:rPr>
          <w:rFonts w:ascii="Times New Roman" w:eastAsia="Times New Roman" w:hAnsi="Times New Roman" w:cs="Times New Roman"/>
          <w:sz w:val="24"/>
          <w:szCs w:val="24"/>
          <w:lang w:val="en-US"/>
        </w:rPr>
        <w:t>over</w:t>
      </w:r>
      <w:r>
        <w:rPr>
          <w:rFonts w:ascii="Times New Roman" w:eastAsia="Times New Roman" w:hAnsi="Times New Roman" w:cs="Times New Roman"/>
          <w:sz w:val="24"/>
          <w:szCs w:val="24"/>
          <w:lang w:val="en-US"/>
        </w:rPr>
        <w:t>t</w:t>
      </w:r>
      <w:r w:rsidR="003C5083">
        <w:rPr>
          <w:rFonts w:ascii="Times New Roman" w:eastAsia="Times New Roman" w:hAnsi="Times New Roman" w:cs="Times New Roman"/>
          <w:sz w:val="24"/>
          <w:szCs w:val="24"/>
          <w:lang w:val="en-US"/>
        </w:rPr>
        <w:t>y</w:t>
      </w:r>
      <w:r>
        <w:rPr>
          <w:rFonts w:ascii="Times New Roman" w:eastAsia="Times New Roman" w:hAnsi="Times New Roman" w:cs="Times New Roman"/>
          <w:sz w:val="24"/>
          <w:szCs w:val="24"/>
          <w:lang w:val="en-US"/>
        </w:rPr>
        <w:t>, leading to decreased educational attainment</w:t>
      </w:r>
      <w:r w:rsidR="00436169">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002F47B4">
        <w:rPr>
          <w:rFonts w:ascii="Times New Roman" w:eastAsia="Times New Roman" w:hAnsi="Times New Roman" w:cs="Times New Roman"/>
          <w:sz w:val="24"/>
          <w:szCs w:val="24"/>
          <w:lang w:val="en-US"/>
        </w:rPr>
        <w:t>con</w:t>
      </w:r>
      <w:r>
        <w:rPr>
          <w:rFonts w:ascii="Times New Roman" w:eastAsia="Times New Roman" w:hAnsi="Times New Roman" w:cs="Times New Roman"/>
          <w:sz w:val="24"/>
          <w:szCs w:val="24"/>
          <w:lang w:val="en-US"/>
        </w:rPr>
        <w:t>strained life choices,</w:t>
      </w:r>
      <w:r w:rsidR="00436169">
        <w:rPr>
          <w:rFonts w:ascii="Times New Roman" w:eastAsia="Times New Roman" w:hAnsi="Times New Roman" w:cs="Times New Roman"/>
          <w:sz w:val="24"/>
          <w:szCs w:val="24"/>
          <w:lang w:val="en-US"/>
        </w:rPr>
        <w:t xml:space="preserve"> and more </w:t>
      </w:r>
      <w:del w:id="131" w:author="Rita Mattiello" w:date="2024-02-16T15:45:00Z">
        <w:r w:rsidR="00436169" w:rsidDel="005501C8">
          <w:rPr>
            <w:rFonts w:ascii="Times New Roman" w:eastAsia="Times New Roman" w:hAnsi="Times New Roman" w:cs="Times New Roman"/>
            <w:sz w:val="24"/>
            <w:szCs w:val="24"/>
            <w:lang w:val="en-US"/>
          </w:rPr>
          <w:delText>exposure to risk</w:delText>
        </w:r>
      </w:del>
      <w:ins w:id="132" w:author="Rita Mattiello" w:date="2024-02-16T15:45:00Z">
        <w:r w:rsidR="005501C8">
          <w:rPr>
            <w:rFonts w:ascii="Times New Roman" w:eastAsia="Times New Roman" w:hAnsi="Times New Roman" w:cs="Times New Roman"/>
            <w:sz w:val="24"/>
            <w:szCs w:val="24"/>
            <w:lang w:val="en-US"/>
          </w:rPr>
          <w:t>risk exposure</w:t>
        </w:r>
      </w:ins>
      <w:r w:rsidR="00436169">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ins w:id="133" w:author="Rita Mattiello" w:date="2024-02-16T15:45:00Z">
        <w:r w:rsidR="005501C8">
          <w:rPr>
            <w:rFonts w:ascii="Times New Roman" w:eastAsia="Times New Roman" w:hAnsi="Times New Roman" w:cs="Times New Roman"/>
            <w:sz w:val="24"/>
            <w:szCs w:val="24"/>
            <w:lang w:val="en-US"/>
          </w:rPr>
          <w:t xml:space="preserve">it </w:t>
        </w:r>
      </w:ins>
      <w:r>
        <w:rPr>
          <w:rFonts w:ascii="Times New Roman" w:eastAsia="Times New Roman" w:hAnsi="Times New Roman" w:cs="Times New Roman"/>
          <w:sz w:val="24"/>
          <w:szCs w:val="24"/>
          <w:lang w:val="en-US"/>
        </w:rPr>
        <w:t xml:space="preserve">likely </w:t>
      </w:r>
      <w:r w:rsidR="002F47B4">
        <w:rPr>
          <w:rFonts w:ascii="Times New Roman" w:eastAsia="Times New Roman" w:hAnsi="Times New Roman" w:cs="Times New Roman"/>
          <w:sz w:val="24"/>
          <w:szCs w:val="24"/>
          <w:lang w:val="en-US"/>
        </w:rPr>
        <w:t xml:space="preserve">has </w:t>
      </w:r>
      <w:r>
        <w:rPr>
          <w:rFonts w:ascii="Times New Roman" w:eastAsia="Times New Roman" w:hAnsi="Times New Roman" w:cs="Times New Roman"/>
          <w:sz w:val="24"/>
          <w:szCs w:val="24"/>
          <w:lang w:val="en-US"/>
        </w:rPr>
        <w:t>also play</w:t>
      </w:r>
      <w:r w:rsidR="002F47B4">
        <w:rPr>
          <w:rFonts w:ascii="Times New Roman" w:eastAsia="Times New Roman" w:hAnsi="Times New Roman" w:cs="Times New Roman"/>
          <w:sz w:val="24"/>
          <w:szCs w:val="24"/>
          <w:lang w:val="en-US"/>
        </w:rPr>
        <w:t>ed</w:t>
      </w:r>
      <w:r>
        <w:rPr>
          <w:rFonts w:ascii="Times New Roman" w:eastAsia="Times New Roman" w:hAnsi="Times New Roman" w:cs="Times New Roman"/>
          <w:sz w:val="24"/>
          <w:szCs w:val="24"/>
          <w:lang w:val="en-US"/>
        </w:rPr>
        <w:t xml:space="preserve"> a major role.</w:t>
      </w:r>
      <w:r w:rsidR="002F47B4">
        <w:rPr>
          <w:rFonts w:ascii="Times New Roman" w:eastAsia="Times New Roman" w:hAnsi="Times New Roman" w:cs="Times New Roman"/>
          <w:sz w:val="24"/>
          <w:szCs w:val="24"/>
          <w:lang w:val="en-US"/>
        </w:rPr>
        <w:t xml:space="preserve"> [Marmot Social determinants of health]</w:t>
      </w:r>
      <w:r>
        <w:rPr>
          <w:rFonts w:ascii="Times New Roman" w:eastAsia="Times New Roman" w:hAnsi="Times New Roman" w:cs="Times New Roman"/>
          <w:sz w:val="24"/>
          <w:szCs w:val="24"/>
          <w:lang w:val="en-US"/>
        </w:rPr>
        <w:t xml:space="preserve">  </w:t>
      </w:r>
      <w:r w:rsidR="003C5083">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w:t>
      </w:r>
      <w:r w:rsidRPr="00CA1C6E">
        <w:rPr>
          <w:rFonts w:ascii="Times New Roman" w:eastAsia="Times New Roman" w:hAnsi="Times New Roman" w:cs="Times New Roman"/>
          <w:sz w:val="24"/>
          <w:szCs w:val="24"/>
          <w:highlight w:val="yellow"/>
          <w:lang w:val="en-US"/>
        </w:rPr>
        <w:t>what is the beta and significance of the SDI, SEV reationship</w:t>
      </w:r>
      <w:r w:rsidR="002F47B4">
        <w:rPr>
          <w:rFonts w:ascii="Times New Roman" w:eastAsia="Times New Roman" w:hAnsi="Times New Roman" w:cs="Times New Roman"/>
          <w:sz w:val="24"/>
          <w:szCs w:val="24"/>
          <w:highlight w:val="yellow"/>
          <w:lang w:val="en-US"/>
        </w:rPr>
        <w:t>?</w:t>
      </w:r>
      <w:r w:rsidRPr="00CA1C6E">
        <w:rPr>
          <w:rFonts w:ascii="Times New Roman" w:eastAsia="Times New Roman" w:hAnsi="Times New Roman" w:cs="Times New Roman"/>
          <w:sz w:val="24"/>
          <w:szCs w:val="24"/>
          <w:highlight w:val="yellow"/>
          <w:lang w:val="en-US"/>
        </w:rPr>
        <w:t xml:space="preserve"> From the graph they appear to be related</w:t>
      </w:r>
      <w:r>
        <w:rPr>
          <w:rFonts w:ascii="Times New Roman" w:eastAsia="Times New Roman" w:hAnsi="Times New Roman" w:cs="Times New Roman"/>
          <w:sz w:val="24"/>
          <w:szCs w:val="24"/>
          <w:lang w:val="en-US"/>
        </w:rPr>
        <w:t>.]</w:t>
      </w:r>
    </w:p>
    <w:p w14:paraId="28733B9D" w14:textId="029DCA1F" w:rsidR="003C5083" w:rsidRDefault="003C5083" w:rsidP="00EF7E67">
      <w:pPr>
        <w:spacing w:after="0" w:line="480" w:lineRule="auto"/>
        <w:ind w:firstLine="708"/>
        <w:jc w:val="both"/>
        <w:rPr>
          <w:rFonts w:ascii="Times New Roman" w:eastAsia="Times New Roman" w:hAnsi="Times New Roman" w:cs="Times New Roman"/>
          <w:sz w:val="24"/>
          <w:szCs w:val="24"/>
          <w:lang w:val="en-US"/>
        </w:rPr>
        <w:pPrChange w:id="134" w:author="PPGEPI" w:date="2024-04-19T16:31:00Z">
          <w:pPr>
            <w:spacing w:after="0" w:line="480" w:lineRule="auto"/>
            <w:ind w:firstLine="708"/>
            <w:jc w:val="both"/>
          </w:pPr>
        </w:pPrChange>
      </w:pPr>
      <w:del w:id="135" w:author="Rita Mattiello" w:date="2024-02-16T15:45:00Z">
        <w:r w:rsidDel="005501C8">
          <w:rPr>
            <w:rFonts w:ascii="Times New Roman" w:eastAsia="Times New Roman" w:hAnsi="Times New Roman" w:cs="Times New Roman"/>
            <w:sz w:val="24"/>
            <w:szCs w:val="24"/>
            <w:lang w:val="en-US"/>
          </w:rPr>
          <w:delText xml:space="preserve">That </w:delText>
        </w:r>
      </w:del>
      <w:ins w:id="136" w:author="Rita Mattiello" w:date="2024-02-16T15:45:00Z">
        <w:r w:rsidR="005501C8">
          <w:rPr>
            <w:rFonts w:ascii="Times New Roman" w:eastAsia="Times New Roman" w:hAnsi="Times New Roman" w:cs="Times New Roman"/>
            <w:sz w:val="24"/>
            <w:szCs w:val="24"/>
            <w:lang w:val="en-US"/>
          </w:rPr>
          <w:t xml:space="preserve">The </w:t>
        </w:r>
      </w:ins>
      <w:r>
        <w:rPr>
          <w:rFonts w:ascii="Times New Roman" w:eastAsia="Times New Roman" w:hAnsi="Times New Roman" w:cs="Times New Roman"/>
          <w:sz w:val="24"/>
          <w:szCs w:val="24"/>
          <w:lang w:val="en-US"/>
        </w:rPr>
        <w:t xml:space="preserve">data </w:t>
      </w:r>
      <w:del w:id="137" w:author="PPGEPI" w:date="2024-04-19T16:31:00Z">
        <w:r w:rsidDel="00EF7E67">
          <w:rPr>
            <w:rFonts w:ascii="Times New Roman" w:eastAsia="Times New Roman" w:hAnsi="Times New Roman" w:cs="Times New Roman"/>
            <w:sz w:val="24"/>
            <w:szCs w:val="24"/>
            <w:lang w:val="en-US"/>
          </w:rPr>
          <w:delText xml:space="preserve">are lacking to </w:delText>
        </w:r>
        <w:r w:rsidR="00C56EC3" w:rsidDel="00EF7E67">
          <w:rPr>
            <w:rFonts w:ascii="Times New Roman" w:eastAsia="Times New Roman" w:hAnsi="Times New Roman" w:cs="Times New Roman"/>
            <w:sz w:val="24"/>
            <w:szCs w:val="24"/>
            <w:lang w:val="en-US"/>
          </w:rPr>
          <w:delText xml:space="preserve">detail </w:delText>
        </w:r>
      </w:del>
      <w:ins w:id="138" w:author="PPGEPI" w:date="2024-04-19T16:31:00Z">
        <w:r w:rsidR="00EF7E67">
          <w:rPr>
            <w:rFonts w:ascii="Times New Roman" w:eastAsia="Times New Roman" w:hAnsi="Times New Roman" w:cs="Times New Roman"/>
            <w:sz w:val="24"/>
            <w:szCs w:val="24"/>
            <w:lang w:val="en-US"/>
          </w:rPr>
          <w:t xml:space="preserve">lacks details on </w:t>
        </w:r>
      </w:ins>
      <w:r w:rsidR="002F47B4">
        <w:rPr>
          <w:rFonts w:ascii="Times New Roman" w:eastAsia="Times New Roman" w:hAnsi="Times New Roman" w:cs="Times New Roman"/>
          <w:sz w:val="24"/>
          <w:szCs w:val="24"/>
          <w:lang w:val="en-US"/>
        </w:rPr>
        <w:t xml:space="preserve">the paths of </w:t>
      </w:r>
      <w:r w:rsidR="00C56EC3">
        <w:rPr>
          <w:rFonts w:ascii="Times New Roman" w:eastAsia="Times New Roman" w:hAnsi="Times New Roman" w:cs="Times New Roman"/>
          <w:sz w:val="24"/>
          <w:szCs w:val="24"/>
          <w:lang w:val="en-US"/>
        </w:rPr>
        <w:t xml:space="preserve">causality </w:t>
      </w:r>
      <w:del w:id="139" w:author="Rita Mattiello" w:date="2024-02-16T15:45:00Z">
        <w:r w:rsidR="00436169" w:rsidDel="005501C8">
          <w:rPr>
            <w:rFonts w:ascii="Times New Roman" w:eastAsia="Times New Roman" w:hAnsi="Times New Roman" w:cs="Times New Roman"/>
            <w:sz w:val="24"/>
            <w:szCs w:val="24"/>
            <w:lang w:val="en-US"/>
          </w:rPr>
          <w:delText>not only in these countries but in most S</w:delText>
        </w:r>
        <w:r w:rsidR="00C56EC3" w:rsidDel="005501C8">
          <w:rPr>
            <w:rFonts w:ascii="Times New Roman" w:eastAsia="Times New Roman" w:hAnsi="Times New Roman" w:cs="Times New Roman"/>
            <w:sz w:val="24"/>
            <w:szCs w:val="24"/>
            <w:lang w:val="en-US"/>
          </w:rPr>
          <w:delText xml:space="preserve">outh American </w:delText>
        </w:r>
        <w:r w:rsidR="002F47B4" w:rsidDel="005501C8">
          <w:rPr>
            <w:rFonts w:ascii="Times New Roman" w:eastAsia="Times New Roman" w:hAnsi="Times New Roman" w:cs="Times New Roman"/>
            <w:sz w:val="24"/>
            <w:szCs w:val="24"/>
            <w:lang w:val="en-US"/>
          </w:rPr>
          <w:delText>societies</w:delText>
        </w:r>
        <w:r w:rsidR="00C56EC3" w:rsidDel="005501C8">
          <w:rPr>
            <w:rFonts w:ascii="Times New Roman" w:eastAsia="Times New Roman" w:hAnsi="Times New Roman" w:cs="Times New Roman"/>
            <w:sz w:val="24"/>
            <w:szCs w:val="24"/>
            <w:lang w:val="en-US"/>
          </w:rPr>
          <w:delText xml:space="preserve"> </w:delText>
        </w:r>
        <w:r w:rsidDel="005501C8">
          <w:rPr>
            <w:rFonts w:ascii="Times New Roman" w:eastAsia="Times New Roman" w:hAnsi="Times New Roman" w:cs="Times New Roman"/>
            <w:sz w:val="24"/>
            <w:szCs w:val="24"/>
            <w:lang w:val="en-US"/>
          </w:rPr>
          <w:delText xml:space="preserve">should be a stimulus for greater funding for </w:delText>
        </w:r>
        <w:r w:rsidR="00436169" w:rsidDel="005501C8">
          <w:rPr>
            <w:rFonts w:ascii="Times New Roman" w:eastAsia="Times New Roman" w:hAnsi="Times New Roman" w:cs="Times New Roman"/>
            <w:sz w:val="24"/>
            <w:szCs w:val="24"/>
            <w:lang w:val="en-US"/>
          </w:rPr>
          <w:delText xml:space="preserve">in </w:delText>
        </w:r>
      </w:del>
      <w:ins w:id="140" w:author="Rita Mattiello" w:date="2024-02-16T15:45:00Z">
        <w:r w:rsidR="005501C8">
          <w:rPr>
            <w:rFonts w:ascii="Times New Roman" w:eastAsia="Times New Roman" w:hAnsi="Times New Roman" w:cs="Times New Roman"/>
            <w:sz w:val="24"/>
            <w:szCs w:val="24"/>
            <w:lang w:val="en-US"/>
          </w:rPr>
          <w:t>in these countries and most South American societies, which should be a stimulus for greater funding for in-</w:t>
        </w:r>
      </w:ins>
      <w:r w:rsidR="00436169">
        <w:rPr>
          <w:rFonts w:ascii="Times New Roman" w:eastAsia="Times New Roman" w:hAnsi="Times New Roman" w:cs="Times New Roman"/>
          <w:sz w:val="24"/>
          <w:szCs w:val="24"/>
          <w:lang w:val="en-US"/>
        </w:rPr>
        <w:t xml:space="preserve">country </w:t>
      </w:r>
      <w:r>
        <w:rPr>
          <w:rFonts w:ascii="Times New Roman" w:eastAsia="Times New Roman" w:hAnsi="Times New Roman" w:cs="Times New Roman"/>
          <w:sz w:val="24"/>
          <w:szCs w:val="24"/>
          <w:lang w:val="en-US"/>
        </w:rPr>
        <w:t xml:space="preserve">research on NCDs. </w:t>
      </w:r>
    </w:p>
    <w:p w14:paraId="0A48C917" w14:textId="01BF5789" w:rsidR="00C16701" w:rsidRDefault="00C16701" w:rsidP="00436169">
      <w:pPr>
        <w:spacing w:after="0" w:line="480" w:lineRule="auto"/>
        <w:ind w:firstLine="720"/>
        <w:jc w:val="both"/>
        <w:rPr>
          <w:rFonts w:ascii="Times New Roman" w:eastAsia="Times New Roman" w:hAnsi="Times New Roman" w:cs="Times New Roman"/>
          <w:sz w:val="24"/>
          <w:szCs w:val="24"/>
          <w:lang w:val="en-US"/>
        </w:rPr>
      </w:pPr>
      <w:r w:rsidRPr="00C266A5">
        <w:rPr>
          <w:rFonts w:ascii="Times New Roman" w:eastAsia="Times New Roman" w:hAnsi="Times New Roman" w:cs="Times New Roman"/>
          <w:sz w:val="24"/>
          <w:szCs w:val="24"/>
          <w:lang w:val="en-US"/>
        </w:rPr>
        <w:t xml:space="preserve"> </w:t>
      </w:r>
      <w:r w:rsidR="00436169">
        <w:rPr>
          <w:rFonts w:ascii="Times New Roman" w:eastAsia="Times New Roman" w:hAnsi="Times New Roman" w:cs="Times New Roman"/>
          <w:sz w:val="24"/>
          <w:szCs w:val="24"/>
          <w:lang w:val="en-US"/>
        </w:rPr>
        <w:t>Our</w:t>
      </w:r>
      <w:r w:rsidRPr="00C266A5">
        <w:rPr>
          <w:rFonts w:ascii="Times New Roman" w:eastAsia="Times New Roman" w:hAnsi="Times New Roman" w:cs="Times New Roman"/>
          <w:sz w:val="24"/>
          <w:szCs w:val="24"/>
          <w:lang w:val="en-US"/>
        </w:rPr>
        <w:t xml:space="preserve"> study is not free of limitations. The main limitation </w:t>
      </w:r>
      <w:ins w:id="141" w:author="PPGEPI" w:date="2024-04-19T16:32:00Z">
        <w:r w:rsidR="00EF7E67">
          <w:rPr>
            <w:rFonts w:ascii="Times New Roman" w:eastAsia="Times New Roman" w:hAnsi="Times New Roman" w:cs="Times New Roman"/>
            <w:sz w:val="24"/>
            <w:szCs w:val="24"/>
            <w:lang w:val="en-US"/>
          </w:rPr>
          <w:t xml:space="preserve">is </w:t>
        </w:r>
      </w:ins>
      <w:del w:id="142" w:author="PPGEPI" w:date="2024-04-19T16:32:00Z">
        <w:r w:rsidRPr="00C266A5" w:rsidDel="00EF7E67">
          <w:rPr>
            <w:rFonts w:ascii="Times New Roman" w:eastAsia="Times New Roman" w:hAnsi="Times New Roman" w:cs="Times New Roman"/>
            <w:sz w:val="24"/>
            <w:szCs w:val="24"/>
            <w:lang w:val="en-US"/>
          </w:rPr>
          <w:delText xml:space="preserve">is </w:delText>
        </w:r>
      </w:del>
      <w:ins w:id="143" w:author="Rita Mattiello" w:date="2024-02-16T15:45:00Z">
        <w:del w:id="144" w:author="PPGEPI" w:date="2024-04-19T16:32:00Z">
          <w:r w:rsidR="005501C8" w:rsidDel="00EF7E67">
            <w:rPr>
              <w:rFonts w:ascii="Times New Roman" w:eastAsia="Times New Roman" w:hAnsi="Times New Roman" w:cs="Times New Roman"/>
              <w:sz w:val="24"/>
              <w:szCs w:val="24"/>
              <w:lang w:val="en-US"/>
            </w:rPr>
            <w:delText xml:space="preserve">the </w:delText>
          </w:r>
        </w:del>
      </w:ins>
      <w:del w:id="145" w:author="PPGEPI" w:date="2024-04-19T16:32:00Z">
        <w:r w:rsidRPr="00C266A5" w:rsidDel="00EF7E67">
          <w:rPr>
            <w:rFonts w:ascii="Times New Roman" w:eastAsia="Times New Roman" w:hAnsi="Times New Roman" w:cs="Times New Roman"/>
            <w:sz w:val="24"/>
            <w:szCs w:val="24"/>
            <w:lang w:val="en-US"/>
          </w:rPr>
          <w:delText xml:space="preserve">lack of </w:delText>
        </w:r>
      </w:del>
      <w:customXmlDelRangeStart w:id="146" w:author="PPGEPI" w:date="2024-04-19T16:32:00Z"/>
      <w:sdt>
        <w:sdtPr>
          <w:tag w:val="goog_rdk_67"/>
          <w:id w:val="437339022"/>
        </w:sdtPr>
        <w:sdtEndPr/>
        <w:sdtContent>
          <w:customXmlDelRangeEnd w:id="146"/>
          <w:commentRangeStart w:id="147"/>
          <w:customXmlDelRangeStart w:id="148" w:author="PPGEPI" w:date="2024-04-19T16:32:00Z"/>
        </w:sdtContent>
      </w:sdt>
      <w:customXmlDelRangeEnd w:id="148"/>
      <w:customXmlDelRangeStart w:id="149" w:author="PPGEPI" w:date="2024-04-19T16:32:00Z"/>
      <w:sdt>
        <w:sdtPr>
          <w:tag w:val="goog_rdk_68"/>
          <w:id w:val="-419025176"/>
        </w:sdtPr>
        <w:sdtEndPr/>
        <w:sdtContent>
          <w:customXmlDelRangeEnd w:id="149"/>
          <w:customXmlDelRangeStart w:id="150" w:author="PPGEPI" w:date="2024-04-19T16:32:00Z"/>
        </w:sdtContent>
      </w:sdt>
      <w:customXmlDelRangeEnd w:id="150"/>
      <w:del w:id="151" w:author="PPGEPI" w:date="2024-04-19T16:32:00Z">
        <w:r w:rsidRPr="00C266A5" w:rsidDel="00EF7E67">
          <w:rPr>
            <w:rFonts w:ascii="Times New Roman" w:eastAsia="Times New Roman" w:hAnsi="Times New Roman" w:cs="Times New Roman"/>
            <w:sz w:val="24"/>
            <w:szCs w:val="24"/>
            <w:highlight w:val="yellow"/>
            <w:lang w:val="en-US"/>
          </w:rPr>
          <w:delText>data</w:delText>
        </w:r>
        <w:commentRangeEnd w:id="147"/>
        <w:r w:rsidR="00C56EC3" w:rsidDel="00EF7E67">
          <w:rPr>
            <w:rFonts w:ascii="Times New Roman" w:eastAsia="Times New Roman" w:hAnsi="Times New Roman" w:cs="Times New Roman"/>
            <w:sz w:val="24"/>
            <w:szCs w:val="24"/>
            <w:lang w:val="en-US"/>
          </w:rPr>
          <w:delText xml:space="preserve">, as indicated by </w:delText>
        </w:r>
      </w:del>
      <w:r w:rsidR="00C56EC3">
        <w:rPr>
          <w:rFonts w:ascii="Times New Roman" w:eastAsia="Times New Roman" w:hAnsi="Times New Roman" w:cs="Times New Roman"/>
          <w:sz w:val="24"/>
          <w:szCs w:val="24"/>
          <w:lang w:val="en-US"/>
        </w:rPr>
        <w:t xml:space="preserve">the limited number of studies </w:t>
      </w:r>
      <w:r w:rsidR="00436169">
        <w:rPr>
          <w:rFonts w:ascii="Times New Roman" w:eastAsia="Times New Roman" w:hAnsi="Times New Roman" w:cs="Times New Roman"/>
          <w:sz w:val="24"/>
          <w:szCs w:val="24"/>
          <w:lang w:val="en-US"/>
        </w:rPr>
        <w:t xml:space="preserve">available for GBD use in creating </w:t>
      </w:r>
      <w:r w:rsidR="00C56EC3">
        <w:rPr>
          <w:rFonts w:ascii="Times New Roman" w:eastAsia="Times New Roman" w:hAnsi="Times New Roman" w:cs="Times New Roman"/>
          <w:sz w:val="24"/>
          <w:szCs w:val="24"/>
          <w:lang w:val="en-US"/>
        </w:rPr>
        <w:t>these estimates and the</w:t>
      </w:r>
      <w:r w:rsidR="00436169">
        <w:rPr>
          <w:rFonts w:ascii="Times New Roman" w:eastAsia="Times New Roman" w:hAnsi="Times New Roman" w:cs="Times New Roman"/>
          <w:sz w:val="24"/>
          <w:szCs w:val="24"/>
          <w:lang w:val="en-US"/>
        </w:rPr>
        <w:t xml:space="preserve"> metrics</w:t>
      </w:r>
      <w:del w:id="152" w:author="Rita Mattiello" w:date="2024-02-16T15:39:00Z">
        <w:r w:rsidR="00436169" w:rsidDel="005501C8">
          <w:rPr>
            <w:rFonts w:ascii="Times New Roman" w:eastAsia="Times New Roman" w:hAnsi="Times New Roman" w:cs="Times New Roman"/>
            <w:sz w:val="24"/>
            <w:szCs w:val="24"/>
            <w:lang w:val="en-US"/>
          </w:rPr>
          <w:delText>´</w:delText>
        </w:r>
        <w:r w:rsidR="00C56EC3" w:rsidDel="005501C8">
          <w:rPr>
            <w:rFonts w:ascii="Times New Roman" w:eastAsia="Times New Roman" w:hAnsi="Times New Roman" w:cs="Times New Roman"/>
            <w:sz w:val="24"/>
            <w:szCs w:val="24"/>
            <w:lang w:val="en-US"/>
          </w:rPr>
          <w:delText xml:space="preserve"> </w:delText>
        </w:r>
      </w:del>
      <w:ins w:id="153" w:author="Rita Mattiello" w:date="2024-02-16T15:39:00Z">
        <w:r w:rsidR="005501C8">
          <w:rPr>
            <w:rFonts w:ascii="Times New Roman" w:eastAsia="Times New Roman" w:hAnsi="Times New Roman" w:cs="Times New Roman"/>
            <w:sz w:val="24"/>
            <w:szCs w:val="24"/>
            <w:lang w:val="en-US"/>
          </w:rPr>
          <w:t xml:space="preserve">' </w:t>
        </w:r>
      </w:ins>
      <w:r w:rsidR="00C56EC3">
        <w:rPr>
          <w:rFonts w:ascii="Times New Roman" w:eastAsia="Times New Roman" w:hAnsi="Times New Roman" w:cs="Times New Roman"/>
          <w:sz w:val="24"/>
          <w:szCs w:val="24"/>
          <w:lang w:val="en-US"/>
        </w:rPr>
        <w:t>ensuing wide UIs.</w:t>
      </w:r>
      <w:r>
        <w:commentReference w:id="147"/>
      </w:r>
      <w:r w:rsidRPr="00C266A5">
        <w:rPr>
          <w:rFonts w:ascii="Times New Roman" w:eastAsia="Times New Roman" w:hAnsi="Times New Roman" w:cs="Times New Roman"/>
          <w:sz w:val="24"/>
          <w:szCs w:val="24"/>
          <w:lang w:val="en-US"/>
        </w:rPr>
        <w:t>Where data are minimal, the results hang on the predictive validity of the mode</w:t>
      </w:r>
      <w:del w:id="154" w:author="Rita Mattiello" w:date="2024-02-16T15:46:00Z">
        <w:r w:rsidRPr="00C266A5" w:rsidDel="005501C8">
          <w:rPr>
            <w:rFonts w:ascii="Times New Roman" w:eastAsia="Times New Roman" w:hAnsi="Times New Roman" w:cs="Times New Roman"/>
            <w:sz w:val="24"/>
            <w:szCs w:val="24"/>
            <w:lang w:val="en-US"/>
          </w:rPr>
          <w:delText>l</w:delText>
        </w:r>
      </w:del>
      <w:r w:rsidRPr="00C266A5">
        <w:rPr>
          <w:rFonts w:ascii="Times New Roman" w:eastAsia="Times New Roman" w:hAnsi="Times New Roman" w:cs="Times New Roman"/>
          <w:sz w:val="24"/>
          <w:szCs w:val="24"/>
          <w:lang w:val="en-US"/>
        </w:rPr>
        <w:t xml:space="preserve">ling attempts. </w:t>
      </w:r>
      <w:r w:rsidR="0087177A">
        <w:rPr>
          <w:rFonts w:ascii="Times New Roman" w:eastAsia="Times New Roman" w:hAnsi="Times New Roman" w:cs="Times New Roman"/>
          <w:sz w:val="24"/>
          <w:szCs w:val="24"/>
          <w:lang w:val="en-US"/>
        </w:rPr>
        <w:t xml:space="preserve">These apply </w:t>
      </w:r>
      <w:ins w:id="155" w:author="Rita Mattiello" w:date="2024-02-16T15:46:00Z">
        <w:r w:rsidR="005501C8">
          <w:rPr>
            <w:rFonts w:ascii="Times New Roman" w:eastAsia="Times New Roman" w:hAnsi="Times New Roman" w:cs="Times New Roman"/>
            <w:sz w:val="24"/>
            <w:szCs w:val="24"/>
            <w:lang w:val="en-US"/>
          </w:rPr>
          <w:t xml:space="preserve">a </w:t>
        </w:r>
      </w:ins>
      <w:r w:rsidR="0087177A">
        <w:rPr>
          <w:rFonts w:ascii="Times New Roman" w:eastAsia="Times New Roman" w:hAnsi="Times New Roman" w:cs="Times New Roman"/>
          <w:sz w:val="24"/>
          <w:szCs w:val="24"/>
          <w:lang w:val="en-US"/>
        </w:rPr>
        <w:t>few covariables in setting</w:t>
      </w:r>
      <w:r w:rsidR="00436169">
        <w:rPr>
          <w:rFonts w:ascii="Times New Roman" w:eastAsia="Times New Roman" w:hAnsi="Times New Roman" w:cs="Times New Roman"/>
          <w:sz w:val="24"/>
          <w:szCs w:val="24"/>
          <w:lang w:val="en-US"/>
        </w:rPr>
        <w:t>s</w:t>
      </w:r>
      <w:r w:rsidR="0087177A">
        <w:rPr>
          <w:rFonts w:ascii="Times New Roman" w:eastAsia="Times New Roman" w:hAnsi="Times New Roman" w:cs="Times New Roman"/>
          <w:sz w:val="24"/>
          <w:szCs w:val="24"/>
          <w:lang w:val="en-US"/>
        </w:rPr>
        <w:t xml:space="preserve"> wh</w:t>
      </w:r>
      <w:r w:rsidR="002F47B4">
        <w:rPr>
          <w:rFonts w:ascii="Times New Roman" w:eastAsia="Times New Roman" w:hAnsi="Times New Roman" w:cs="Times New Roman"/>
          <w:sz w:val="24"/>
          <w:szCs w:val="24"/>
          <w:lang w:val="en-US"/>
        </w:rPr>
        <w:t>e</w:t>
      </w:r>
      <w:r w:rsidR="0087177A">
        <w:rPr>
          <w:rFonts w:ascii="Times New Roman" w:eastAsia="Times New Roman" w:hAnsi="Times New Roman" w:cs="Times New Roman"/>
          <w:sz w:val="24"/>
          <w:szCs w:val="24"/>
          <w:lang w:val="en-US"/>
        </w:rPr>
        <w:t>re multiple factors are known to act. Additionally, c</w:t>
      </w:r>
      <w:r w:rsidRPr="00C266A5">
        <w:rPr>
          <w:rFonts w:ascii="Times New Roman" w:eastAsia="Times New Roman" w:hAnsi="Times New Roman" w:cs="Times New Roman"/>
          <w:sz w:val="24"/>
          <w:szCs w:val="24"/>
          <w:lang w:val="en-US"/>
        </w:rPr>
        <w:t>onsidering the differences found between the countries of South America, there may</w:t>
      </w:r>
      <w:r w:rsidR="0087177A">
        <w:rPr>
          <w:rFonts w:ascii="Times New Roman" w:eastAsia="Times New Roman" w:hAnsi="Times New Roman" w:cs="Times New Roman"/>
          <w:sz w:val="24"/>
          <w:szCs w:val="24"/>
          <w:lang w:val="en-US"/>
        </w:rPr>
        <w:t xml:space="preserve"> likely</w:t>
      </w:r>
      <w:r w:rsidRPr="00C266A5">
        <w:rPr>
          <w:rFonts w:ascii="Times New Roman" w:eastAsia="Times New Roman" w:hAnsi="Times New Roman" w:cs="Times New Roman"/>
          <w:sz w:val="24"/>
          <w:szCs w:val="24"/>
          <w:lang w:val="en-US"/>
        </w:rPr>
        <w:t xml:space="preserve"> be differences between different regions and states of each country. More specific data could further direct </w:t>
      </w:r>
      <w:ins w:id="156" w:author="Rita Mattiello" w:date="2024-02-16T15:46:00Z">
        <w:r w:rsidR="005501C8">
          <w:rPr>
            <w:rFonts w:ascii="Times New Roman" w:eastAsia="Times New Roman" w:hAnsi="Times New Roman" w:cs="Times New Roman"/>
            <w:sz w:val="24"/>
            <w:szCs w:val="24"/>
            <w:lang w:val="en-US"/>
          </w:rPr>
          <w:t xml:space="preserve">the </w:t>
        </w:r>
      </w:ins>
      <w:r w:rsidRPr="00C266A5">
        <w:rPr>
          <w:rFonts w:ascii="Times New Roman" w:eastAsia="Times New Roman" w:hAnsi="Times New Roman" w:cs="Times New Roman"/>
          <w:sz w:val="24"/>
          <w:szCs w:val="24"/>
          <w:lang w:val="en-US"/>
        </w:rPr>
        <w:t xml:space="preserve">public health policies of each country. </w:t>
      </w:r>
      <w:r w:rsidR="00436169">
        <w:rPr>
          <w:rFonts w:ascii="Times New Roman" w:eastAsia="Times New Roman" w:hAnsi="Times New Roman" w:cs="Times New Roman"/>
          <w:sz w:val="24"/>
          <w:szCs w:val="24"/>
          <w:lang w:val="en-US"/>
        </w:rPr>
        <w:t>An</w:t>
      </w:r>
      <w:del w:id="157" w:author="Rita Mattiello" w:date="2024-02-16T15:46:00Z">
        <w:r w:rsidR="00436169" w:rsidDel="005501C8">
          <w:rPr>
            <w:rFonts w:ascii="Times New Roman" w:eastAsia="Times New Roman" w:hAnsi="Times New Roman" w:cs="Times New Roman"/>
            <w:sz w:val="24"/>
            <w:szCs w:val="24"/>
            <w:lang w:val="en-US"/>
          </w:rPr>
          <w:delText xml:space="preserve"> additional</w:delText>
        </w:r>
      </w:del>
      <w:ins w:id="158" w:author="Rita Mattiello" w:date="2024-02-16T15:46:00Z">
        <w:r w:rsidR="005501C8">
          <w:rPr>
            <w:rFonts w:ascii="Times New Roman" w:eastAsia="Times New Roman" w:hAnsi="Times New Roman" w:cs="Times New Roman"/>
            <w:sz w:val="24"/>
            <w:szCs w:val="24"/>
            <w:lang w:val="en-US"/>
          </w:rPr>
          <w:t>other</w:t>
        </w:r>
      </w:ins>
      <w:r w:rsidR="00436169">
        <w:rPr>
          <w:rFonts w:ascii="Times New Roman" w:eastAsia="Times New Roman" w:hAnsi="Times New Roman" w:cs="Times New Roman"/>
          <w:sz w:val="24"/>
          <w:szCs w:val="24"/>
          <w:lang w:val="en-US"/>
        </w:rPr>
        <w:t xml:space="preserve"> limitation is the lack of incorporation of more recently recognized risk factors such as UPF foods and within-country inequalities</w:t>
      </w:r>
      <w:r w:rsidR="000B2E4F">
        <w:rPr>
          <w:rFonts w:ascii="Times New Roman" w:eastAsia="Times New Roman" w:hAnsi="Times New Roman" w:cs="Times New Roman"/>
          <w:sz w:val="24"/>
          <w:szCs w:val="24"/>
          <w:lang w:val="en-US"/>
        </w:rPr>
        <w:t xml:space="preserve"> producing poverty</w:t>
      </w:r>
      <w:r w:rsidR="00436169">
        <w:rPr>
          <w:rFonts w:ascii="Times New Roman" w:eastAsia="Times New Roman" w:hAnsi="Times New Roman" w:cs="Times New Roman"/>
          <w:sz w:val="24"/>
          <w:szCs w:val="24"/>
          <w:lang w:val="en-US"/>
        </w:rPr>
        <w:t xml:space="preserve"> into the GBD list of risk factors.</w:t>
      </w:r>
    </w:p>
    <w:p w14:paraId="10D737EB" w14:textId="77777777" w:rsidR="001907FC" w:rsidRPr="00C266A5" w:rsidRDefault="001907FC" w:rsidP="00C16701">
      <w:pPr>
        <w:spacing w:after="0" w:line="480" w:lineRule="auto"/>
        <w:ind w:firstLine="720"/>
        <w:jc w:val="both"/>
        <w:rPr>
          <w:rFonts w:ascii="Times New Roman" w:eastAsia="Times New Roman" w:hAnsi="Times New Roman" w:cs="Times New Roman"/>
          <w:sz w:val="24"/>
          <w:szCs w:val="24"/>
          <w:lang w:val="en-US"/>
        </w:rPr>
      </w:pPr>
    </w:p>
    <w:p w14:paraId="5CC70C57" w14:textId="77777777" w:rsidR="001907FC" w:rsidRPr="00DC1466" w:rsidRDefault="001907FC" w:rsidP="00DC1466">
      <w:pPr>
        <w:spacing w:after="0" w:line="480" w:lineRule="auto"/>
        <w:jc w:val="both"/>
        <w:rPr>
          <w:rFonts w:ascii="Times New Roman" w:eastAsia="Times New Roman" w:hAnsi="Times New Roman" w:cs="Times New Roman"/>
          <w:b/>
          <w:bCs/>
          <w:sz w:val="24"/>
          <w:szCs w:val="24"/>
          <w:lang w:val="en-US"/>
        </w:rPr>
      </w:pPr>
      <w:r w:rsidRPr="00DC1466">
        <w:rPr>
          <w:rFonts w:ascii="Times New Roman" w:eastAsia="Times New Roman" w:hAnsi="Times New Roman" w:cs="Times New Roman"/>
          <w:b/>
          <w:bCs/>
          <w:sz w:val="24"/>
          <w:szCs w:val="24"/>
          <w:lang w:val="en-US"/>
        </w:rPr>
        <w:t>Conclusion</w:t>
      </w:r>
    </w:p>
    <w:p w14:paraId="2F44C9D7" w14:textId="2152905B" w:rsidR="00C16701" w:rsidRPr="00C266A5" w:rsidDel="00EF7E67" w:rsidRDefault="002F47B4" w:rsidP="00C16701">
      <w:pPr>
        <w:spacing w:after="0" w:line="480" w:lineRule="auto"/>
        <w:ind w:firstLine="720"/>
        <w:jc w:val="both"/>
        <w:rPr>
          <w:del w:id="159" w:author="PPGEPI" w:date="2024-04-19T16:33:00Z"/>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w:t>
      </w:r>
      <w:r w:rsidR="00920207">
        <w:rPr>
          <w:rFonts w:ascii="Times New Roman" w:eastAsia="Times New Roman" w:hAnsi="Times New Roman" w:cs="Times New Roman"/>
          <w:sz w:val="24"/>
          <w:szCs w:val="24"/>
          <w:lang w:val="en-US"/>
        </w:rPr>
        <w:t xml:space="preserve">burden of hyperglycemia </w:t>
      </w:r>
      <w:r w:rsidR="00C016E2">
        <w:rPr>
          <w:rFonts w:ascii="Times New Roman" w:eastAsia="Times New Roman" w:hAnsi="Times New Roman" w:cs="Times New Roman"/>
          <w:sz w:val="24"/>
          <w:szCs w:val="24"/>
          <w:lang w:val="en-US"/>
        </w:rPr>
        <w:t xml:space="preserve">in </w:t>
      </w:r>
      <w:r w:rsidRPr="00C266A5">
        <w:rPr>
          <w:rFonts w:ascii="Times New Roman" w:eastAsia="Times New Roman" w:hAnsi="Times New Roman" w:cs="Times New Roman"/>
          <w:sz w:val="24"/>
          <w:szCs w:val="24"/>
          <w:lang w:val="en-US"/>
        </w:rPr>
        <w:t>South America</w:t>
      </w:r>
      <w:r>
        <w:rPr>
          <w:rFonts w:ascii="Times New Roman" w:eastAsia="Times New Roman" w:hAnsi="Times New Roman" w:cs="Times New Roman"/>
          <w:sz w:val="24"/>
          <w:szCs w:val="24"/>
          <w:lang w:val="en-US"/>
        </w:rPr>
        <w:t xml:space="preserve"> </w:t>
      </w:r>
      <w:r w:rsidR="00C16701" w:rsidRPr="00C266A5">
        <w:rPr>
          <w:rFonts w:ascii="Times New Roman" w:eastAsia="Times New Roman" w:hAnsi="Times New Roman" w:cs="Times New Roman"/>
          <w:sz w:val="24"/>
          <w:szCs w:val="24"/>
          <w:lang w:val="en-US"/>
        </w:rPr>
        <w:t xml:space="preserve">is </w:t>
      </w:r>
      <w:r w:rsidR="00085225">
        <w:rPr>
          <w:rFonts w:ascii="Times New Roman" w:eastAsia="Times New Roman" w:hAnsi="Times New Roman" w:cs="Times New Roman"/>
          <w:sz w:val="24"/>
          <w:szCs w:val="24"/>
          <w:lang w:val="en-US"/>
        </w:rPr>
        <w:t xml:space="preserve">epidemiologically </w:t>
      </w:r>
      <w:r w:rsidR="00C16701" w:rsidRPr="00C266A5">
        <w:rPr>
          <w:rFonts w:ascii="Times New Roman" w:eastAsia="Times New Roman" w:hAnsi="Times New Roman" w:cs="Times New Roman"/>
          <w:sz w:val="24"/>
          <w:szCs w:val="24"/>
          <w:lang w:val="en-US"/>
        </w:rPr>
        <w:t>significant</w:t>
      </w:r>
      <w:del w:id="160" w:author="Rita Mattiello" w:date="2024-02-16T15:46:00Z">
        <w:r w:rsidR="00085225" w:rsidDel="005501C8">
          <w:rPr>
            <w:rFonts w:ascii="Times New Roman" w:eastAsia="Times New Roman" w:hAnsi="Times New Roman" w:cs="Times New Roman"/>
            <w:sz w:val="24"/>
            <w:szCs w:val="24"/>
            <w:lang w:val="en-US"/>
          </w:rPr>
          <w:delText>,</w:delText>
        </w:r>
      </w:del>
      <w:r w:rsidR="00C16701" w:rsidRPr="00C266A5">
        <w:rPr>
          <w:rFonts w:ascii="Times New Roman" w:eastAsia="Times New Roman" w:hAnsi="Times New Roman" w:cs="Times New Roman"/>
          <w:sz w:val="24"/>
          <w:szCs w:val="24"/>
          <w:lang w:val="en-US"/>
        </w:rPr>
        <w:t xml:space="preserve"> </w:t>
      </w:r>
      <w:ins w:id="161" w:author="Rita Mattiello" w:date="2024-02-16T15:46:00Z">
        <w:r w:rsidR="005501C8">
          <w:rPr>
            <w:rFonts w:ascii="Times New Roman" w:eastAsia="Times New Roman" w:hAnsi="Times New Roman" w:cs="Times New Roman"/>
            <w:sz w:val="24"/>
            <w:szCs w:val="24"/>
            <w:lang w:val="en-US"/>
          </w:rPr>
          <w:t xml:space="preserve">and </w:t>
        </w:r>
      </w:ins>
      <w:r w:rsidR="00C16701" w:rsidRPr="00C266A5">
        <w:rPr>
          <w:rFonts w:ascii="Times New Roman" w:eastAsia="Times New Roman" w:hAnsi="Times New Roman" w:cs="Times New Roman"/>
          <w:sz w:val="24"/>
          <w:szCs w:val="24"/>
          <w:lang w:val="en-US"/>
        </w:rPr>
        <w:t>heterogeneous across countries</w:t>
      </w:r>
      <w:r w:rsidR="00085225">
        <w:rPr>
          <w:rFonts w:ascii="Times New Roman" w:eastAsia="Times New Roman" w:hAnsi="Times New Roman" w:cs="Times New Roman"/>
          <w:sz w:val="24"/>
          <w:szCs w:val="24"/>
          <w:lang w:val="en-US"/>
        </w:rPr>
        <w:t>, increasing</w:t>
      </w:r>
      <w:del w:id="162" w:author="Rita Mattiello" w:date="2024-02-16T15:46:00Z">
        <w:r w:rsidR="00085225" w:rsidDel="005501C8">
          <w:rPr>
            <w:rFonts w:ascii="Times New Roman" w:eastAsia="Times New Roman" w:hAnsi="Times New Roman" w:cs="Times New Roman"/>
            <w:sz w:val="24"/>
            <w:szCs w:val="24"/>
            <w:lang w:val="en-US"/>
          </w:rPr>
          <w:delText>,</w:delText>
        </w:r>
      </w:del>
      <w:r w:rsidR="00085225">
        <w:rPr>
          <w:rFonts w:ascii="Times New Roman" w:eastAsia="Times New Roman" w:hAnsi="Times New Roman" w:cs="Times New Roman"/>
          <w:sz w:val="24"/>
          <w:szCs w:val="24"/>
          <w:lang w:val="en-US"/>
        </w:rPr>
        <w:t xml:space="preserve"> and shifting slowly from mortality to disability</w:t>
      </w:r>
      <w:r w:rsidR="00C16701" w:rsidRPr="00C266A5">
        <w:rPr>
          <w:rFonts w:ascii="Times New Roman" w:eastAsia="Times New Roman" w:hAnsi="Times New Roman" w:cs="Times New Roman"/>
          <w:sz w:val="24"/>
          <w:szCs w:val="24"/>
          <w:lang w:val="en-US"/>
        </w:rPr>
        <w:t xml:space="preserve">. </w:t>
      </w:r>
    </w:p>
    <w:p w14:paraId="7CFFF9CB" w14:textId="2DA77A86" w:rsidR="00C16701" w:rsidRPr="00C266A5" w:rsidRDefault="00085225" w:rsidP="00EF7E67">
      <w:pPr>
        <w:spacing w:after="0" w:line="480" w:lineRule="auto"/>
        <w:ind w:firstLine="720"/>
        <w:jc w:val="both"/>
        <w:rPr>
          <w:rFonts w:ascii="Times New Roman" w:eastAsia="Times New Roman" w:hAnsi="Times New Roman" w:cs="Times New Roman"/>
          <w:sz w:val="24"/>
          <w:szCs w:val="24"/>
          <w:lang w:val="en-US"/>
        </w:rPr>
        <w:pPrChange w:id="163" w:author="PPGEPI" w:date="2024-04-19T16:33:00Z">
          <w:pPr>
            <w:spacing w:after="0" w:line="480" w:lineRule="auto"/>
            <w:ind w:firstLine="720"/>
            <w:jc w:val="both"/>
          </w:pPr>
        </w:pPrChange>
      </w:pPr>
      <w:r>
        <w:rPr>
          <w:rFonts w:ascii="Times New Roman" w:eastAsia="Times New Roman" w:hAnsi="Times New Roman" w:cs="Times New Roman"/>
          <w:sz w:val="24"/>
          <w:szCs w:val="24"/>
          <w:lang w:val="en-US"/>
        </w:rPr>
        <w:t>As</w:t>
      </w:r>
      <w:r w:rsidR="002F47B4">
        <w:rPr>
          <w:rFonts w:ascii="Times New Roman" w:eastAsia="Times New Roman" w:hAnsi="Times New Roman" w:cs="Times New Roman"/>
          <w:sz w:val="24"/>
          <w:szCs w:val="24"/>
          <w:lang w:val="en-US"/>
        </w:rPr>
        <w:t xml:space="preserve"> </w:t>
      </w:r>
      <w:del w:id="164" w:author="Rita Mattiello" w:date="2024-02-16T15:46:00Z">
        <w:r w:rsidR="002F47B4" w:rsidDel="005501C8">
          <w:rPr>
            <w:rFonts w:ascii="Times New Roman" w:eastAsia="Times New Roman" w:hAnsi="Times New Roman" w:cs="Times New Roman"/>
            <w:sz w:val="24"/>
            <w:szCs w:val="24"/>
            <w:lang w:val="en-US"/>
          </w:rPr>
          <w:delText xml:space="preserve">a </w:delText>
        </w:r>
      </w:del>
      <w:r w:rsidR="002F47B4">
        <w:rPr>
          <w:rFonts w:ascii="Times New Roman" w:eastAsia="Times New Roman" w:hAnsi="Times New Roman" w:cs="Times New Roman"/>
          <w:sz w:val="24"/>
          <w:szCs w:val="24"/>
          <w:lang w:val="en-US"/>
        </w:rPr>
        <w:t>rising exposure to</w:t>
      </w:r>
      <w:r>
        <w:rPr>
          <w:rFonts w:ascii="Times New Roman" w:eastAsia="Times New Roman" w:hAnsi="Times New Roman" w:cs="Times New Roman"/>
          <w:sz w:val="24"/>
          <w:szCs w:val="24"/>
          <w:lang w:val="en-US"/>
        </w:rPr>
        <w:t xml:space="preserve"> </w:t>
      </w:r>
      <w:r w:rsidR="002F47B4">
        <w:rPr>
          <w:rFonts w:ascii="Times New Roman" w:eastAsia="Times New Roman" w:hAnsi="Times New Roman" w:cs="Times New Roman"/>
          <w:sz w:val="24"/>
          <w:szCs w:val="24"/>
          <w:lang w:val="en-US"/>
        </w:rPr>
        <w:t>hyperglycemia</w:t>
      </w:r>
      <w:r>
        <w:rPr>
          <w:rFonts w:ascii="Times New Roman" w:eastAsia="Times New Roman" w:hAnsi="Times New Roman" w:cs="Times New Roman"/>
          <w:sz w:val="24"/>
          <w:szCs w:val="24"/>
          <w:lang w:val="en-US"/>
        </w:rPr>
        <w:t xml:space="preserve">, </w:t>
      </w:r>
      <w:r w:rsidR="002F47B4">
        <w:rPr>
          <w:rFonts w:ascii="Times New Roman" w:eastAsia="Times New Roman" w:hAnsi="Times New Roman" w:cs="Times New Roman"/>
          <w:sz w:val="24"/>
          <w:szCs w:val="24"/>
          <w:lang w:val="en-US"/>
        </w:rPr>
        <w:t>along with</w:t>
      </w:r>
      <w:r>
        <w:rPr>
          <w:rFonts w:ascii="Times New Roman" w:eastAsia="Times New Roman" w:hAnsi="Times New Roman" w:cs="Times New Roman"/>
          <w:sz w:val="24"/>
          <w:szCs w:val="24"/>
          <w:lang w:val="en-US"/>
        </w:rPr>
        <w:t xml:space="preserve"> the aging of the population</w:t>
      </w:r>
      <w:del w:id="165" w:author="Rita Mattiello" w:date="2024-02-16T15:46:00Z">
        <w:r w:rsidDel="005501C8">
          <w:rPr>
            <w:rFonts w:ascii="Times New Roman" w:eastAsia="Times New Roman" w:hAnsi="Times New Roman" w:cs="Times New Roman"/>
            <w:sz w:val="24"/>
            <w:szCs w:val="24"/>
            <w:lang w:val="en-US"/>
          </w:rPr>
          <w:delText>s</w:delText>
        </w:r>
      </w:del>
      <w:r>
        <w:rPr>
          <w:rFonts w:ascii="Times New Roman" w:eastAsia="Times New Roman" w:hAnsi="Times New Roman" w:cs="Times New Roman"/>
          <w:sz w:val="24"/>
          <w:szCs w:val="24"/>
          <w:lang w:val="en-US"/>
        </w:rPr>
        <w:t xml:space="preserve">, is </w:t>
      </w:r>
      <w:r w:rsidR="002F47B4">
        <w:rPr>
          <w:rFonts w:ascii="Times New Roman" w:eastAsia="Times New Roman" w:hAnsi="Times New Roman" w:cs="Times New Roman"/>
          <w:sz w:val="24"/>
          <w:szCs w:val="24"/>
          <w:lang w:val="en-US"/>
        </w:rPr>
        <w:t xml:space="preserve">the </w:t>
      </w:r>
      <w:del w:id="166" w:author="Rita Mattiello" w:date="2024-02-16T15:46:00Z">
        <w:r w:rsidR="002F47B4" w:rsidDel="005501C8">
          <w:rPr>
            <w:rFonts w:ascii="Times New Roman" w:eastAsia="Times New Roman" w:hAnsi="Times New Roman" w:cs="Times New Roman"/>
            <w:sz w:val="24"/>
            <w:szCs w:val="24"/>
            <w:lang w:val="en-US"/>
          </w:rPr>
          <w:delText xml:space="preserve">main </w:delText>
        </w:r>
      </w:del>
      <w:ins w:id="167" w:author="Rita Mattiello" w:date="2024-02-16T15:46:00Z">
        <w:r w:rsidR="005501C8">
          <w:rPr>
            <w:rFonts w:ascii="Times New Roman" w:eastAsia="Times New Roman" w:hAnsi="Times New Roman" w:cs="Times New Roman"/>
            <w:sz w:val="24"/>
            <w:szCs w:val="24"/>
            <w:lang w:val="en-US"/>
          </w:rPr>
          <w:t xml:space="preserve">primary </w:t>
        </w:r>
      </w:ins>
      <w:r w:rsidR="002F47B4">
        <w:rPr>
          <w:rFonts w:ascii="Times New Roman" w:eastAsia="Times New Roman" w:hAnsi="Times New Roman" w:cs="Times New Roman"/>
          <w:sz w:val="24"/>
          <w:szCs w:val="24"/>
          <w:lang w:val="en-US"/>
        </w:rPr>
        <w:t xml:space="preserve">driver of this burden, </w:t>
      </w:r>
      <w:r>
        <w:rPr>
          <w:rFonts w:ascii="Times New Roman" w:eastAsia="Times New Roman" w:hAnsi="Times New Roman" w:cs="Times New Roman"/>
          <w:sz w:val="24"/>
          <w:szCs w:val="24"/>
          <w:lang w:val="en-US"/>
        </w:rPr>
        <w:t>population-based p</w:t>
      </w:r>
      <w:r w:rsidR="00C16701" w:rsidRPr="00C266A5">
        <w:rPr>
          <w:rFonts w:ascii="Times New Roman" w:eastAsia="Times New Roman" w:hAnsi="Times New Roman" w:cs="Times New Roman"/>
          <w:sz w:val="24"/>
          <w:szCs w:val="24"/>
          <w:lang w:val="en-US"/>
        </w:rPr>
        <w:t xml:space="preserve">ublic health measures </w:t>
      </w:r>
      <w:r w:rsidR="00920207">
        <w:rPr>
          <w:rFonts w:ascii="Times New Roman" w:eastAsia="Times New Roman" w:hAnsi="Times New Roman" w:cs="Times New Roman"/>
          <w:sz w:val="24"/>
          <w:szCs w:val="24"/>
          <w:lang w:val="en-US"/>
        </w:rPr>
        <w:t xml:space="preserve">are </w:t>
      </w:r>
      <w:r w:rsidR="00C16701" w:rsidRPr="00C266A5">
        <w:rPr>
          <w:rFonts w:ascii="Times New Roman" w:eastAsia="Times New Roman" w:hAnsi="Times New Roman" w:cs="Times New Roman"/>
          <w:sz w:val="24"/>
          <w:szCs w:val="24"/>
          <w:lang w:val="en-US"/>
        </w:rPr>
        <w:t>need</w:t>
      </w:r>
      <w:r>
        <w:rPr>
          <w:rFonts w:ascii="Times New Roman" w:eastAsia="Times New Roman" w:hAnsi="Times New Roman" w:cs="Times New Roman"/>
          <w:sz w:val="24"/>
          <w:szCs w:val="24"/>
          <w:lang w:val="en-US"/>
        </w:rPr>
        <w:t>ed to</w:t>
      </w:r>
      <w:r w:rsidR="00920207">
        <w:rPr>
          <w:rFonts w:ascii="Times New Roman" w:eastAsia="Times New Roman" w:hAnsi="Times New Roman" w:cs="Times New Roman"/>
          <w:sz w:val="24"/>
          <w:szCs w:val="24"/>
          <w:lang w:val="en-US"/>
        </w:rPr>
        <w:t xml:space="preserve"> guide societies</w:t>
      </w:r>
      <w:del w:id="168" w:author="Rita Mattiello" w:date="2024-02-16T15:39:00Z">
        <w:r w:rsidR="00920207" w:rsidDel="005501C8">
          <w:rPr>
            <w:rFonts w:ascii="Times New Roman" w:eastAsia="Times New Roman" w:hAnsi="Times New Roman" w:cs="Times New Roman"/>
            <w:sz w:val="24"/>
            <w:szCs w:val="24"/>
            <w:lang w:val="en-US"/>
          </w:rPr>
          <w:delText>´</w:delText>
        </w:r>
        <w:r w:rsidDel="005501C8">
          <w:rPr>
            <w:rFonts w:ascii="Times New Roman" w:eastAsia="Times New Roman" w:hAnsi="Times New Roman" w:cs="Times New Roman"/>
            <w:sz w:val="24"/>
            <w:szCs w:val="24"/>
            <w:lang w:val="en-US"/>
          </w:rPr>
          <w:delText xml:space="preserve"> </w:delText>
        </w:r>
      </w:del>
      <w:ins w:id="169" w:author="Rita Mattiello" w:date="2024-02-16T15:39:00Z">
        <w:r w:rsidR="005501C8">
          <w:rPr>
            <w:rFonts w:ascii="Times New Roman" w:eastAsia="Times New Roman" w:hAnsi="Times New Roman" w:cs="Times New Roman"/>
            <w:sz w:val="24"/>
            <w:szCs w:val="24"/>
            <w:lang w:val="en-US"/>
          </w:rPr>
          <w:t xml:space="preserve">' </w:t>
        </w:r>
      </w:ins>
      <w:r>
        <w:rPr>
          <w:rFonts w:ascii="Times New Roman" w:eastAsia="Times New Roman" w:hAnsi="Times New Roman" w:cs="Times New Roman"/>
          <w:sz w:val="24"/>
          <w:szCs w:val="24"/>
          <w:lang w:val="en-US"/>
        </w:rPr>
        <w:t xml:space="preserve">control </w:t>
      </w:r>
      <w:ins w:id="170" w:author="Rita Mattiello" w:date="2024-02-16T15:46:00Z">
        <w:r w:rsidR="005501C8">
          <w:rPr>
            <w:rFonts w:ascii="Times New Roman" w:eastAsia="Times New Roman" w:hAnsi="Times New Roman" w:cs="Times New Roman"/>
            <w:sz w:val="24"/>
            <w:szCs w:val="24"/>
            <w:lang w:val="en-US"/>
          </w:rPr>
          <w:lastRenderedPageBreak/>
          <w:t xml:space="preserve">of </w:t>
        </w:r>
      </w:ins>
      <w:r>
        <w:rPr>
          <w:rFonts w:ascii="Times New Roman" w:eastAsia="Times New Roman" w:hAnsi="Times New Roman" w:cs="Times New Roman"/>
          <w:sz w:val="24"/>
          <w:szCs w:val="24"/>
          <w:lang w:val="en-US"/>
        </w:rPr>
        <w:t>the behavioral and environmental risks subjacent to hyperglycemia.</w:t>
      </w:r>
      <w:r w:rsidR="00C16701" w:rsidRPr="00C266A5">
        <w:rPr>
          <w:rFonts w:ascii="Times New Roman" w:eastAsia="Times New Roman" w:hAnsi="Times New Roman" w:cs="Times New Roman"/>
          <w:sz w:val="24"/>
          <w:szCs w:val="24"/>
          <w:lang w:val="en-US"/>
        </w:rPr>
        <w:t xml:space="preserve"> </w:t>
      </w:r>
      <w:r w:rsidR="00920207">
        <w:rPr>
          <w:rFonts w:ascii="Times New Roman" w:eastAsia="Times New Roman" w:hAnsi="Times New Roman" w:cs="Times New Roman"/>
          <w:sz w:val="24"/>
          <w:szCs w:val="24"/>
          <w:lang w:val="en-US"/>
        </w:rPr>
        <w:t>While improvement of quality and access to clinical care and clinical prevention strategies have important roles to play, g</w:t>
      </w:r>
      <w:r>
        <w:rPr>
          <w:rFonts w:ascii="Times New Roman" w:eastAsia="Times New Roman" w:hAnsi="Times New Roman" w:cs="Times New Roman"/>
          <w:sz w:val="24"/>
          <w:szCs w:val="24"/>
          <w:lang w:val="en-US"/>
        </w:rPr>
        <w:t xml:space="preserve">reater emphasis should be placed on overcoming barriers to </w:t>
      </w:r>
      <w:ins w:id="171" w:author="Rita Mattiello" w:date="2024-02-16T15:46:00Z">
        <w:r w:rsidR="005501C8">
          <w:rPr>
            <w:rFonts w:ascii="Times New Roman" w:eastAsia="Times New Roman" w:hAnsi="Times New Roman" w:cs="Times New Roman"/>
            <w:sz w:val="24"/>
            <w:szCs w:val="24"/>
            <w:lang w:val="en-US"/>
          </w:rPr>
          <w:t xml:space="preserve">the </w:t>
        </w:r>
      </w:ins>
      <w:r>
        <w:rPr>
          <w:rFonts w:ascii="Times New Roman" w:eastAsia="Times New Roman" w:hAnsi="Times New Roman" w:cs="Times New Roman"/>
          <w:sz w:val="24"/>
          <w:szCs w:val="24"/>
          <w:lang w:val="en-US"/>
        </w:rPr>
        <w:t>implementation and evaluation of these</w:t>
      </w:r>
      <w:r w:rsidR="00920207">
        <w:rPr>
          <w:rFonts w:ascii="Times New Roman" w:eastAsia="Times New Roman" w:hAnsi="Times New Roman" w:cs="Times New Roman"/>
          <w:sz w:val="24"/>
          <w:szCs w:val="24"/>
          <w:lang w:val="en-US"/>
        </w:rPr>
        <w:t xml:space="preserve"> population-based measures, as they are the only ones </w:t>
      </w:r>
      <w:del w:id="172" w:author="Rita Mattiello" w:date="2024-02-16T15:47:00Z">
        <w:r w:rsidR="00920207" w:rsidDel="005501C8">
          <w:rPr>
            <w:rFonts w:ascii="Times New Roman" w:eastAsia="Times New Roman" w:hAnsi="Times New Roman" w:cs="Times New Roman"/>
            <w:sz w:val="24"/>
            <w:szCs w:val="24"/>
            <w:lang w:val="en-US"/>
          </w:rPr>
          <w:delText xml:space="preserve">which </w:delText>
        </w:r>
      </w:del>
      <w:ins w:id="173" w:author="Rita Mattiello" w:date="2024-02-16T15:47:00Z">
        <w:r w:rsidR="005501C8">
          <w:rPr>
            <w:rFonts w:ascii="Times New Roman" w:eastAsia="Times New Roman" w:hAnsi="Times New Roman" w:cs="Times New Roman"/>
            <w:sz w:val="24"/>
            <w:szCs w:val="24"/>
            <w:lang w:val="en-US"/>
          </w:rPr>
          <w:t xml:space="preserve">that </w:t>
        </w:r>
      </w:ins>
      <w:r w:rsidR="00920207">
        <w:rPr>
          <w:rFonts w:ascii="Times New Roman" w:eastAsia="Times New Roman" w:hAnsi="Times New Roman" w:cs="Times New Roman"/>
          <w:sz w:val="24"/>
          <w:szCs w:val="24"/>
          <w:lang w:val="en-US"/>
        </w:rPr>
        <w:t xml:space="preserve">can </w:t>
      </w:r>
      <w:r w:rsidR="002F47B4">
        <w:rPr>
          <w:rFonts w:ascii="Times New Roman" w:eastAsia="Times New Roman" w:hAnsi="Times New Roman" w:cs="Times New Roman"/>
          <w:sz w:val="24"/>
          <w:szCs w:val="24"/>
          <w:lang w:val="en-US"/>
        </w:rPr>
        <w:t xml:space="preserve">be reasonably expected to </w:t>
      </w:r>
      <w:r w:rsidR="00920207">
        <w:rPr>
          <w:rFonts w:ascii="Times New Roman" w:eastAsia="Times New Roman" w:hAnsi="Times New Roman" w:cs="Times New Roman"/>
          <w:sz w:val="24"/>
          <w:szCs w:val="24"/>
          <w:lang w:val="en-US"/>
        </w:rPr>
        <w:t>stem the tide of</w:t>
      </w:r>
      <w:r w:rsidR="00C016E2">
        <w:rPr>
          <w:rFonts w:ascii="Times New Roman" w:eastAsia="Times New Roman" w:hAnsi="Times New Roman" w:cs="Times New Roman"/>
          <w:sz w:val="24"/>
          <w:szCs w:val="24"/>
          <w:lang w:val="en-US"/>
        </w:rPr>
        <w:t xml:space="preserve"> the</w:t>
      </w:r>
      <w:r w:rsidR="00920207">
        <w:rPr>
          <w:rFonts w:ascii="Times New Roman" w:eastAsia="Times New Roman" w:hAnsi="Times New Roman" w:cs="Times New Roman"/>
          <w:sz w:val="24"/>
          <w:szCs w:val="24"/>
          <w:lang w:val="en-US"/>
        </w:rPr>
        <w:t xml:space="preserve"> increasing</w:t>
      </w:r>
      <w:r w:rsidR="002F47B4">
        <w:rPr>
          <w:rFonts w:ascii="Times New Roman" w:eastAsia="Times New Roman" w:hAnsi="Times New Roman" w:cs="Times New Roman"/>
          <w:sz w:val="24"/>
          <w:szCs w:val="24"/>
          <w:lang w:val="en-US"/>
        </w:rPr>
        <w:t>ly prevalent</w:t>
      </w:r>
      <w:r w:rsidR="00920207">
        <w:rPr>
          <w:rFonts w:ascii="Times New Roman" w:eastAsia="Times New Roman" w:hAnsi="Times New Roman" w:cs="Times New Roman"/>
          <w:sz w:val="24"/>
          <w:szCs w:val="24"/>
          <w:lang w:val="en-US"/>
        </w:rPr>
        <w:t xml:space="preserve"> hyperglycemia</w:t>
      </w:r>
      <w:r>
        <w:rPr>
          <w:rFonts w:ascii="Times New Roman" w:eastAsia="Times New Roman" w:hAnsi="Times New Roman" w:cs="Times New Roman"/>
          <w:sz w:val="24"/>
          <w:szCs w:val="24"/>
          <w:lang w:val="en-US"/>
        </w:rPr>
        <w:t>.</w:t>
      </w:r>
    </w:p>
    <w:p w14:paraId="031EE5E6" w14:textId="77777777" w:rsidR="00C16701" w:rsidRDefault="00C16701" w:rsidP="00C16701">
      <w:pPr>
        <w:spacing w:after="0" w:line="48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br w:type="page"/>
      </w:r>
    </w:p>
    <w:p w14:paraId="63893FCB" w14:textId="77777777" w:rsidR="00C16701" w:rsidRPr="00F8565A" w:rsidRDefault="00C16701" w:rsidP="00C16701">
      <w:pPr>
        <w:jc w:val="both"/>
        <w:rPr>
          <w:rFonts w:ascii="Roboto" w:eastAsia="Roboto" w:hAnsi="Roboto" w:cs="Roboto"/>
          <w:color w:val="212121"/>
          <w:sz w:val="26"/>
          <w:szCs w:val="26"/>
          <w:highlight w:val="white"/>
          <w:lang w:val="en-US"/>
        </w:rPr>
      </w:pPr>
    </w:p>
    <w:p w14:paraId="23612A9C" w14:textId="77777777" w:rsidR="00C16701" w:rsidRPr="001506F1" w:rsidRDefault="00C16701" w:rsidP="00C16701">
      <w:pPr>
        <w:spacing w:after="0" w:line="360" w:lineRule="auto"/>
        <w:jc w:val="both"/>
        <w:rPr>
          <w:rFonts w:ascii="Times New Roman" w:hAnsi="Times New Roman" w:cs="Times New Roman"/>
          <w:b/>
          <w:bCs/>
          <w:sz w:val="24"/>
          <w:szCs w:val="24"/>
          <w:lang w:val="en-US"/>
        </w:rPr>
      </w:pPr>
    </w:p>
    <w:p w14:paraId="61AC70AC" w14:textId="77777777" w:rsidR="00C16701" w:rsidRPr="001506F1" w:rsidRDefault="00C16701" w:rsidP="00C16701">
      <w:pPr>
        <w:spacing w:after="0" w:line="360" w:lineRule="auto"/>
        <w:ind w:firstLine="708"/>
        <w:jc w:val="both"/>
        <w:rPr>
          <w:rFonts w:ascii="Times New Roman" w:hAnsi="Times New Roman" w:cs="Times New Roman"/>
          <w:sz w:val="24"/>
          <w:szCs w:val="24"/>
          <w:lang w:val="en-US"/>
        </w:rPr>
      </w:pPr>
    </w:p>
    <w:p w14:paraId="2F6B53B2" w14:textId="77777777" w:rsidR="00C16701" w:rsidRPr="003765DB" w:rsidRDefault="00C16701" w:rsidP="00C16701">
      <w:pPr>
        <w:spacing w:after="0" w:line="360" w:lineRule="auto"/>
        <w:ind w:firstLine="720"/>
        <w:jc w:val="both"/>
        <w:rPr>
          <w:rFonts w:ascii="Arial" w:hAnsi="Arial" w:cs="Arial"/>
          <w:color w:val="403D39"/>
          <w:sz w:val="18"/>
          <w:szCs w:val="18"/>
          <w:shd w:val="clear" w:color="auto" w:fill="FFFFFF"/>
          <w:lang w:val="en-US"/>
        </w:rPr>
      </w:pPr>
    </w:p>
    <w:p w14:paraId="4376AC01" w14:textId="77777777" w:rsidR="00C16701" w:rsidRDefault="00C16701" w:rsidP="00C16701">
      <w:pPr>
        <w:spacing w:after="0" w:line="360" w:lineRule="auto"/>
        <w:ind w:firstLine="720"/>
        <w:jc w:val="both"/>
        <w:rPr>
          <w:rFonts w:ascii="Times New Roman" w:hAnsi="Times New Roman" w:cs="Times New Roman"/>
          <w:b/>
          <w:bCs/>
          <w:sz w:val="24"/>
          <w:szCs w:val="24"/>
          <w:lang w:val="en-US"/>
        </w:rPr>
      </w:pPr>
      <w:r w:rsidRPr="008A3F41">
        <w:rPr>
          <w:rFonts w:ascii="Times New Roman" w:hAnsi="Times New Roman" w:cs="Times New Roman"/>
          <w:b/>
          <w:bCs/>
          <w:sz w:val="24"/>
          <w:szCs w:val="24"/>
          <w:lang w:val="en-US"/>
        </w:rPr>
        <w:t xml:space="preserve">Authors contributions </w:t>
      </w:r>
    </w:p>
    <w:p w14:paraId="3AB1821F" w14:textId="77777777" w:rsidR="00C16701" w:rsidRDefault="00C16701" w:rsidP="00C16701">
      <w:pPr>
        <w:spacing w:after="0" w:line="360" w:lineRule="auto"/>
        <w:ind w:firstLine="720"/>
        <w:jc w:val="both"/>
        <w:rPr>
          <w:rFonts w:ascii="Times New Roman" w:hAnsi="Times New Roman" w:cs="Times New Roman"/>
          <w:b/>
          <w:bCs/>
          <w:sz w:val="24"/>
          <w:szCs w:val="24"/>
          <w:lang w:val="en-US"/>
        </w:rPr>
      </w:pPr>
    </w:p>
    <w:p w14:paraId="46D9BE58" w14:textId="77777777" w:rsidR="00C16701" w:rsidRDefault="00C16701" w:rsidP="00C16701">
      <w:pPr>
        <w:spacing w:after="0" w:line="360" w:lineRule="auto"/>
        <w:ind w:firstLine="720"/>
        <w:jc w:val="both"/>
        <w:rPr>
          <w:rFonts w:ascii="Times New Roman" w:hAnsi="Times New Roman" w:cs="Times New Roman"/>
          <w:b/>
          <w:bCs/>
          <w:sz w:val="24"/>
          <w:szCs w:val="24"/>
          <w:lang w:val="en-US"/>
        </w:rPr>
      </w:pPr>
    </w:p>
    <w:p w14:paraId="2A682311" w14:textId="77777777" w:rsidR="00C16701" w:rsidRPr="00F8565A" w:rsidRDefault="00C16701" w:rsidP="00C16701">
      <w:pPr>
        <w:spacing w:after="0" w:line="360" w:lineRule="auto"/>
        <w:ind w:firstLine="720"/>
        <w:jc w:val="both"/>
        <w:rPr>
          <w:rFonts w:ascii="Times New Roman" w:hAnsi="Times New Roman" w:cs="Times New Roman"/>
          <w:b/>
          <w:bCs/>
          <w:sz w:val="24"/>
          <w:szCs w:val="24"/>
          <w:lang w:val="en-US"/>
        </w:rPr>
      </w:pPr>
      <w:r w:rsidRPr="00F8565A">
        <w:rPr>
          <w:rFonts w:ascii="Times New Roman" w:hAnsi="Times New Roman" w:cs="Times New Roman"/>
          <w:b/>
          <w:bCs/>
          <w:sz w:val="24"/>
          <w:szCs w:val="24"/>
          <w:lang w:val="en-US"/>
        </w:rPr>
        <w:t xml:space="preserve">Additional information </w:t>
      </w:r>
    </w:p>
    <w:p w14:paraId="781608A2" w14:textId="77777777" w:rsidR="00C16701" w:rsidRPr="00F8565A" w:rsidRDefault="00C16701" w:rsidP="00C16701">
      <w:pPr>
        <w:spacing w:after="0" w:line="360" w:lineRule="auto"/>
        <w:ind w:firstLine="720"/>
        <w:jc w:val="both"/>
        <w:rPr>
          <w:rFonts w:ascii="Times New Roman" w:hAnsi="Times New Roman" w:cs="Times New Roman"/>
          <w:sz w:val="24"/>
          <w:szCs w:val="24"/>
          <w:lang w:val="en-US"/>
        </w:rPr>
      </w:pPr>
      <w:r w:rsidRPr="00F8565A">
        <w:rPr>
          <w:rFonts w:ascii="Times New Roman" w:hAnsi="Times New Roman" w:cs="Times New Roman"/>
          <w:sz w:val="24"/>
          <w:szCs w:val="24"/>
          <w:highlight w:val="yellow"/>
          <w:lang w:val="en-US"/>
        </w:rPr>
        <w:t>ORCID</w:t>
      </w:r>
    </w:p>
    <w:p w14:paraId="0056174E" w14:textId="77777777" w:rsidR="00C16701" w:rsidRPr="00F8565A" w:rsidRDefault="00C16701" w:rsidP="00C16701">
      <w:pPr>
        <w:spacing w:after="0" w:line="360" w:lineRule="auto"/>
        <w:ind w:firstLine="720"/>
        <w:jc w:val="both"/>
        <w:rPr>
          <w:rFonts w:ascii="Arial" w:hAnsi="Arial" w:cs="Arial"/>
          <w:color w:val="403D39"/>
          <w:sz w:val="21"/>
          <w:szCs w:val="21"/>
          <w:shd w:val="clear" w:color="auto" w:fill="FFFFFF"/>
          <w:lang w:val="en-US"/>
        </w:rPr>
      </w:pPr>
    </w:p>
    <w:p w14:paraId="01C8C6E8" w14:textId="77777777" w:rsidR="00C16701" w:rsidRPr="00F8565A" w:rsidRDefault="00C16701" w:rsidP="00C16701">
      <w:pPr>
        <w:spacing w:after="0" w:line="360" w:lineRule="auto"/>
        <w:ind w:firstLine="720"/>
        <w:jc w:val="both"/>
        <w:rPr>
          <w:rFonts w:ascii="Times New Roman" w:hAnsi="Times New Roman" w:cs="Times New Roman"/>
          <w:b/>
          <w:bCs/>
          <w:color w:val="403D39"/>
          <w:sz w:val="24"/>
          <w:szCs w:val="24"/>
          <w:shd w:val="clear" w:color="auto" w:fill="FFFFFF"/>
          <w:lang w:val="en-US"/>
        </w:rPr>
      </w:pPr>
      <w:r w:rsidRPr="00F8565A">
        <w:rPr>
          <w:rFonts w:ascii="Times New Roman" w:hAnsi="Times New Roman" w:cs="Times New Roman"/>
          <w:b/>
          <w:bCs/>
          <w:color w:val="403D39"/>
          <w:sz w:val="24"/>
          <w:szCs w:val="24"/>
          <w:shd w:val="clear" w:color="auto" w:fill="FFFFFF"/>
          <w:lang w:val="en-US"/>
        </w:rPr>
        <w:t xml:space="preserve">Acknowledgments </w:t>
      </w:r>
    </w:p>
    <w:p w14:paraId="0E837546" w14:textId="77777777" w:rsidR="00C16701" w:rsidRPr="00F8565A" w:rsidRDefault="00C16701" w:rsidP="00C16701">
      <w:pPr>
        <w:spacing w:after="0" w:line="360" w:lineRule="auto"/>
        <w:ind w:firstLine="720"/>
        <w:jc w:val="both"/>
        <w:rPr>
          <w:rFonts w:ascii="Arial" w:hAnsi="Arial" w:cs="Arial"/>
          <w:color w:val="403D39"/>
          <w:sz w:val="21"/>
          <w:szCs w:val="21"/>
          <w:shd w:val="clear" w:color="auto" w:fill="FFFFFF"/>
          <w:lang w:val="en-US"/>
        </w:rPr>
      </w:pPr>
    </w:p>
    <w:p w14:paraId="6436A8C0" w14:textId="77777777" w:rsidR="00C16701" w:rsidRPr="00F8565A" w:rsidRDefault="00C16701" w:rsidP="00C16701">
      <w:pPr>
        <w:spacing w:line="360" w:lineRule="auto"/>
        <w:rPr>
          <w:rFonts w:ascii="Times New Roman" w:hAnsi="Times New Roman" w:cs="Times New Roman"/>
          <w:sz w:val="24"/>
          <w:szCs w:val="24"/>
          <w:lang w:val="en-US"/>
        </w:rPr>
      </w:pPr>
      <w:r w:rsidRPr="00F8565A">
        <w:rPr>
          <w:rFonts w:ascii="Times New Roman" w:hAnsi="Times New Roman" w:cs="Times New Roman"/>
          <w:sz w:val="24"/>
          <w:szCs w:val="24"/>
          <w:lang w:val="en-US"/>
        </w:rPr>
        <w:br w:type="page"/>
      </w:r>
    </w:p>
    <w:p w14:paraId="1FF4BFC1" w14:textId="77777777" w:rsidR="00C16701" w:rsidRDefault="00C16701" w:rsidP="00C16701">
      <w:pPr>
        <w:jc w:val="both"/>
        <w:rPr>
          <w:rFonts w:ascii="Times New Roman" w:eastAsia="Times New Roman" w:hAnsi="Times New Roman" w:cs="Times New Roman"/>
          <w:b/>
          <w:sz w:val="24"/>
          <w:szCs w:val="24"/>
          <w:highlight w:val="yellow"/>
          <w:lang w:val="en-US"/>
        </w:rPr>
        <w:sectPr w:rsidR="00C16701" w:rsidSect="00597F63">
          <w:headerReference w:type="default" r:id="rId11"/>
          <w:footerReference w:type="default" r:id="rId12"/>
          <w:pgSz w:w="11909" w:h="16834"/>
          <w:pgMar w:top="1440" w:right="1440" w:bottom="1440" w:left="1440" w:header="720" w:footer="720" w:gutter="0"/>
          <w:pgNumType w:start="1"/>
          <w:cols w:space="720"/>
          <w:docGrid w:linePitch="299"/>
        </w:sectPr>
      </w:pPr>
    </w:p>
    <w:p w14:paraId="0B6D23C9" w14:textId="6BC16864" w:rsidR="00C16701" w:rsidRPr="00F8565A" w:rsidRDefault="00FC6B6C" w:rsidP="00C16701">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Figures and tables</w:t>
      </w:r>
    </w:p>
    <w:p w14:paraId="7502933C" w14:textId="77777777" w:rsidR="00C16701" w:rsidRDefault="00C16701" w:rsidP="00C16701">
      <w:pPr>
        <w:jc w:val="both"/>
        <w:rPr>
          <w:rFonts w:ascii="Times New Roman" w:eastAsia="Times New Roman" w:hAnsi="Times New Roman" w:cs="Times New Roman"/>
          <w:b/>
          <w:sz w:val="24"/>
          <w:szCs w:val="24"/>
          <w:highlight w:val="yellow"/>
          <w:lang w:val="en-US"/>
        </w:rPr>
      </w:pPr>
    </w:p>
    <w:p w14:paraId="7ED74DFE" w14:textId="77777777" w:rsidR="00C16701" w:rsidRPr="009A207F" w:rsidRDefault="00C16701" w:rsidP="00C16701">
      <w:pPr>
        <w:jc w:val="both"/>
        <w:rPr>
          <w:rFonts w:ascii="Times New Roman" w:eastAsia="Times New Roman" w:hAnsi="Times New Roman" w:cs="Times New Roman"/>
          <w:sz w:val="24"/>
          <w:szCs w:val="24"/>
          <w:lang w:val="en-US"/>
        </w:rPr>
      </w:pPr>
      <w:r w:rsidRPr="009A207F">
        <w:rPr>
          <w:rFonts w:ascii="Times New Roman" w:eastAsia="Times New Roman" w:hAnsi="Times New Roman" w:cs="Times New Roman"/>
          <w:b/>
          <w:sz w:val="24"/>
          <w:szCs w:val="24"/>
          <w:lang w:val="en-US"/>
        </w:rPr>
        <w:t>Table</w:t>
      </w:r>
      <w:r w:rsidRPr="009C0B9A">
        <w:rPr>
          <w:rFonts w:ascii="Times New Roman" w:eastAsia="Times New Roman" w:hAnsi="Times New Roman" w:cs="Times New Roman"/>
          <w:b/>
          <w:sz w:val="24"/>
          <w:szCs w:val="24"/>
          <w:lang w:val="en-US"/>
        </w:rPr>
        <w:t xml:space="preserve"> 1.</w:t>
      </w:r>
      <w:r w:rsidRPr="009C0B9A">
        <w:rPr>
          <w:rFonts w:ascii="Times New Roman" w:eastAsia="Times New Roman" w:hAnsi="Times New Roman" w:cs="Times New Roman"/>
          <w:sz w:val="24"/>
          <w:szCs w:val="24"/>
          <w:lang w:val="en-US"/>
        </w:rPr>
        <w:t xml:space="preserve"> Age-</w:t>
      </w:r>
      <w:sdt>
        <w:sdtPr>
          <w:tag w:val="goog_rdk_37"/>
          <w:id w:val="571929257"/>
        </w:sdtPr>
        <w:sdtEndPr/>
        <w:sdtContent/>
      </w:sdt>
      <w:sdt>
        <w:sdtPr>
          <w:tag w:val="goog_rdk_38"/>
          <w:id w:val="-1297062959"/>
        </w:sdtPr>
        <w:sdtEndPr/>
        <w:sdtContent/>
      </w:sdt>
      <w:r w:rsidRPr="009A207F">
        <w:rPr>
          <w:rFonts w:ascii="Times New Roman" w:eastAsia="Times New Roman" w:hAnsi="Times New Roman" w:cs="Times New Roman"/>
          <w:sz w:val="24"/>
          <w:szCs w:val="24"/>
          <w:lang w:val="en-US"/>
        </w:rPr>
        <w:t>standardised</w:t>
      </w:r>
      <w:r w:rsidRPr="009C0B9A">
        <w:rPr>
          <w:rFonts w:ascii="Times New Roman" w:eastAsia="Times New Roman" w:hAnsi="Times New Roman" w:cs="Times New Roman"/>
          <w:sz w:val="24"/>
          <w:szCs w:val="24"/>
          <w:lang w:val="en-US"/>
        </w:rPr>
        <w:t xml:space="preserve"> summary exposure values (SEVs), and rates of deaths, years of life lost due to premature mortality (YLLs), years of life lived with disability (YLDs), and disability-adjusted life years (DALYs) lost, with correspondent 95% uncertainty intervals (UI) for South American countries in </w:t>
      </w:r>
      <w:r w:rsidRPr="009A207F">
        <w:rPr>
          <w:rFonts w:ascii="Times New Roman" w:eastAsia="Times New Roman" w:hAnsi="Times New Roman" w:cs="Times New Roman"/>
          <w:sz w:val="24"/>
          <w:szCs w:val="24"/>
          <w:lang w:val="en-US"/>
        </w:rPr>
        <w:t xml:space="preserve">2019. </w:t>
      </w:r>
    </w:p>
    <w:tbl>
      <w:tblPr>
        <w:tblW w:w="14483" w:type="dxa"/>
        <w:tblLook w:val="04A0" w:firstRow="1" w:lastRow="0" w:firstColumn="1" w:lastColumn="0" w:noHBand="0" w:noVBand="1"/>
      </w:tblPr>
      <w:tblGrid>
        <w:gridCol w:w="1492"/>
        <w:gridCol w:w="2113"/>
        <w:gridCol w:w="2461"/>
        <w:gridCol w:w="2845"/>
        <w:gridCol w:w="2727"/>
        <w:gridCol w:w="2845"/>
      </w:tblGrid>
      <w:tr w:rsidR="00C16701" w:rsidRPr="009E5D9C" w14:paraId="7E6059EB" w14:textId="77777777" w:rsidTr="00261778">
        <w:trPr>
          <w:trHeight w:val="311"/>
        </w:trPr>
        <w:tc>
          <w:tcPr>
            <w:tcW w:w="1492" w:type="dxa"/>
            <w:tcBorders>
              <w:top w:val="single" w:sz="8" w:space="0" w:color="000000"/>
              <w:left w:val="nil"/>
              <w:bottom w:val="nil"/>
              <w:right w:val="nil"/>
            </w:tcBorders>
            <w:shd w:val="clear" w:color="auto" w:fill="auto"/>
            <w:vAlign w:val="center"/>
            <w:hideMark/>
          </w:tcPr>
          <w:p w14:paraId="24D80A60" w14:textId="77777777" w:rsidR="00C16701" w:rsidRPr="009C0B9A" w:rsidRDefault="00C16701" w:rsidP="00261778">
            <w:pPr>
              <w:spacing w:after="0" w:line="240" w:lineRule="auto"/>
              <w:jc w:val="both"/>
              <w:rPr>
                <w:rFonts w:ascii="Times New Roman" w:eastAsia="Times New Roman" w:hAnsi="Times New Roman" w:cs="Times New Roman"/>
                <w:color w:val="000000"/>
                <w:lang w:val="en-US"/>
              </w:rPr>
            </w:pPr>
            <w:r w:rsidRPr="009C0B9A">
              <w:rPr>
                <w:rFonts w:ascii="Times New Roman" w:eastAsia="Times New Roman" w:hAnsi="Times New Roman" w:cs="Times New Roman"/>
                <w:color w:val="000000"/>
                <w:lang w:val="en-GB"/>
              </w:rPr>
              <w:t> </w:t>
            </w:r>
          </w:p>
        </w:tc>
        <w:tc>
          <w:tcPr>
            <w:tcW w:w="2113" w:type="dxa"/>
            <w:tcBorders>
              <w:top w:val="single" w:sz="8" w:space="0" w:color="000000"/>
              <w:left w:val="nil"/>
              <w:bottom w:val="nil"/>
              <w:right w:val="nil"/>
            </w:tcBorders>
            <w:shd w:val="clear" w:color="auto" w:fill="auto"/>
            <w:vAlign w:val="center"/>
            <w:hideMark/>
          </w:tcPr>
          <w:p w14:paraId="0F12DD85" w14:textId="77777777" w:rsidR="00C16701" w:rsidRPr="009C0B9A" w:rsidRDefault="00C16701" w:rsidP="00261778">
            <w:pPr>
              <w:spacing w:after="0" w:line="240" w:lineRule="auto"/>
              <w:jc w:val="both"/>
              <w:rPr>
                <w:rFonts w:ascii="Times New Roman" w:eastAsia="Times New Roman" w:hAnsi="Times New Roman" w:cs="Times New Roman"/>
                <w:color w:val="000000"/>
                <w:lang w:val="en-US"/>
              </w:rPr>
            </w:pPr>
            <w:r w:rsidRPr="009C0B9A">
              <w:rPr>
                <w:rFonts w:ascii="Times New Roman" w:eastAsia="Times New Roman" w:hAnsi="Times New Roman" w:cs="Times New Roman"/>
                <w:color w:val="000000"/>
                <w:lang w:val="en-GB"/>
              </w:rPr>
              <w:t>SEV (95%IU)</w:t>
            </w:r>
          </w:p>
        </w:tc>
        <w:tc>
          <w:tcPr>
            <w:tcW w:w="2461" w:type="dxa"/>
            <w:tcBorders>
              <w:top w:val="single" w:sz="8" w:space="0" w:color="000000"/>
              <w:left w:val="nil"/>
              <w:bottom w:val="nil"/>
              <w:right w:val="nil"/>
            </w:tcBorders>
            <w:shd w:val="clear" w:color="auto" w:fill="auto"/>
            <w:vAlign w:val="center"/>
            <w:hideMark/>
          </w:tcPr>
          <w:p w14:paraId="61C8E638" w14:textId="77777777" w:rsidR="00C16701" w:rsidRPr="009C0B9A" w:rsidRDefault="00C16701" w:rsidP="00261778">
            <w:pPr>
              <w:spacing w:after="0" w:line="240" w:lineRule="auto"/>
              <w:jc w:val="both"/>
              <w:rPr>
                <w:rFonts w:ascii="Times New Roman" w:eastAsia="Times New Roman" w:hAnsi="Times New Roman" w:cs="Times New Roman"/>
                <w:color w:val="000000"/>
                <w:lang w:val="en-US"/>
              </w:rPr>
            </w:pPr>
            <w:r w:rsidRPr="009C0B9A">
              <w:rPr>
                <w:rFonts w:ascii="Times New Roman" w:eastAsia="Times New Roman" w:hAnsi="Times New Roman" w:cs="Times New Roman"/>
                <w:color w:val="000000"/>
                <w:lang w:val="en-GB"/>
              </w:rPr>
              <w:t>Deaths (95%IU)</w:t>
            </w:r>
          </w:p>
        </w:tc>
        <w:tc>
          <w:tcPr>
            <w:tcW w:w="2845" w:type="dxa"/>
            <w:tcBorders>
              <w:top w:val="single" w:sz="8" w:space="0" w:color="000000"/>
              <w:left w:val="nil"/>
              <w:bottom w:val="nil"/>
              <w:right w:val="nil"/>
            </w:tcBorders>
            <w:shd w:val="clear" w:color="auto" w:fill="auto"/>
            <w:vAlign w:val="center"/>
            <w:hideMark/>
          </w:tcPr>
          <w:p w14:paraId="7334E74E" w14:textId="77777777" w:rsidR="00C16701" w:rsidRPr="009C0B9A" w:rsidRDefault="00C16701" w:rsidP="00261778">
            <w:pPr>
              <w:spacing w:after="0" w:line="240" w:lineRule="auto"/>
              <w:jc w:val="both"/>
              <w:rPr>
                <w:rFonts w:ascii="Times New Roman" w:eastAsia="Times New Roman" w:hAnsi="Times New Roman" w:cs="Times New Roman"/>
                <w:color w:val="000000"/>
                <w:lang w:val="en-US"/>
              </w:rPr>
            </w:pPr>
            <w:r w:rsidRPr="009C0B9A">
              <w:rPr>
                <w:rFonts w:ascii="Times New Roman" w:eastAsia="Times New Roman" w:hAnsi="Times New Roman" w:cs="Times New Roman"/>
                <w:color w:val="000000"/>
                <w:lang w:val="en-GB"/>
              </w:rPr>
              <w:t>YLLs (95%IU)</w:t>
            </w:r>
          </w:p>
        </w:tc>
        <w:tc>
          <w:tcPr>
            <w:tcW w:w="2727" w:type="dxa"/>
            <w:tcBorders>
              <w:top w:val="single" w:sz="8" w:space="0" w:color="000000"/>
              <w:left w:val="nil"/>
              <w:bottom w:val="nil"/>
              <w:right w:val="nil"/>
            </w:tcBorders>
            <w:shd w:val="clear" w:color="auto" w:fill="auto"/>
            <w:vAlign w:val="center"/>
            <w:hideMark/>
          </w:tcPr>
          <w:p w14:paraId="4F9A89EE" w14:textId="77777777" w:rsidR="00C16701" w:rsidRPr="009C0B9A" w:rsidRDefault="00C16701" w:rsidP="00261778">
            <w:pPr>
              <w:spacing w:after="0" w:line="240" w:lineRule="auto"/>
              <w:jc w:val="both"/>
              <w:rPr>
                <w:rFonts w:ascii="Times New Roman" w:eastAsia="Times New Roman" w:hAnsi="Times New Roman" w:cs="Times New Roman"/>
                <w:color w:val="000000"/>
                <w:lang w:val="en-US"/>
              </w:rPr>
            </w:pPr>
            <w:r w:rsidRPr="009C0B9A">
              <w:rPr>
                <w:rFonts w:ascii="Times New Roman" w:eastAsia="Times New Roman" w:hAnsi="Times New Roman" w:cs="Times New Roman"/>
                <w:color w:val="000000"/>
                <w:lang w:val="en-GB"/>
              </w:rPr>
              <w:t>YLDs (95%IU)</w:t>
            </w:r>
          </w:p>
        </w:tc>
        <w:tc>
          <w:tcPr>
            <w:tcW w:w="2845" w:type="dxa"/>
            <w:tcBorders>
              <w:top w:val="single" w:sz="8" w:space="0" w:color="000000"/>
              <w:left w:val="nil"/>
              <w:bottom w:val="nil"/>
              <w:right w:val="nil"/>
            </w:tcBorders>
            <w:shd w:val="clear" w:color="auto" w:fill="auto"/>
            <w:vAlign w:val="center"/>
            <w:hideMark/>
          </w:tcPr>
          <w:p w14:paraId="76AA4D31"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C0B9A">
              <w:rPr>
                <w:rFonts w:ascii="Times New Roman" w:eastAsia="Times New Roman" w:hAnsi="Times New Roman" w:cs="Times New Roman"/>
                <w:color w:val="000000"/>
                <w:lang w:val="en-GB"/>
              </w:rPr>
              <w:t>DALYs (95%IU)</w:t>
            </w:r>
          </w:p>
        </w:tc>
      </w:tr>
      <w:tr w:rsidR="00C16701" w:rsidRPr="009E5D9C" w14:paraId="3D2F468E" w14:textId="77777777" w:rsidTr="00261778">
        <w:trPr>
          <w:trHeight w:val="311"/>
        </w:trPr>
        <w:tc>
          <w:tcPr>
            <w:tcW w:w="1492" w:type="dxa"/>
            <w:vMerge w:val="restart"/>
            <w:tcBorders>
              <w:top w:val="nil"/>
              <w:left w:val="nil"/>
              <w:bottom w:val="single" w:sz="8" w:space="0" w:color="000000"/>
              <w:right w:val="nil"/>
            </w:tcBorders>
            <w:shd w:val="clear" w:color="auto" w:fill="auto"/>
            <w:vAlign w:val="center"/>
            <w:hideMark/>
          </w:tcPr>
          <w:p w14:paraId="516675CB"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p>
        </w:tc>
        <w:tc>
          <w:tcPr>
            <w:tcW w:w="2113" w:type="dxa"/>
            <w:tcBorders>
              <w:top w:val="nil"/>
              <w:left w:val="nil"/>
              <w:bottom w:val="nil"/>
              <w:right w:val="nil"/>
            </w:tcBorders>
            <w:shd w:val="clear" w:color="auto" w:fill="auto"/>
            <w:vAlign w:val="center"/>
            <w:hideMark/>
          </w:tcPr>
          <w:p w14:paraId="62C1DC76"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 of maximum</w:t>
            </w:r>
          </w:p>
        </w:tc>
        <w:tc>
          <w:tcPr>
            <w:tcW w:w="2461" w:type="dxa"/>
            <w:vMerge w:val="restart"/>
            <w:tcBorders>
              <w:top w:val="nil"/>
              <w:left w:val="nil"/>
              <w:bottom w:val="single" w:sz="8" w:space="0" w:color="000000"/>
              <w:right w:val="nil"/>
            </w:tcBorders>
            <w:shd w:val="clear" w:color="auto" w:fill="auto"/>
            <w:vAlign w:val="center"/>
            <w:hideMark/>
          </w:tcPr>
          <w:p w14:paraId="42339467"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per 100.000</w:t>
            </w:r>
          </w:p>
        </w:tc>
        <w:tc>
          <w:tcPr>
            <w:tcW w:w="2845" w:type="dxa"/>
            <w:vMerge w:val="restart"/>
            <w:tcBorders>
              <w:top w:val="nil"/>
              <w:left w:val="nil"/>
              <w:bottom w:val="single" w:sz="8" w:space="0" w:color="000000"/>
              <w:right w:val="nil"/>
            </w:tcBorders>
            <w:shd w:val="clear" w:color="auto" w:fill="auto"/>
            <w:vAlign w:val="center"/>
            <w:hideMark/>
          </w:tcPr>
          <w:p w14:paraId="4FD0FEB8"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per 100.000</w:t>
            </w:r>
          </w:p>
        </w:tc>
        <w:tc>
          <w:tcPr>
            <w:tcW w:w="2727" w:type="dxa"/>
            <w:vMerge w:val="restart"/>
            <w:tcBorders>
              <w:top w:val="nil"/>
              <w:left w:val="nil"/>
              <w:bottom w:val="single" w:sz="8" w:space="0" w:color="000000"/>
              <w:right w:val="nil"/>
            </w:tcBorders>
            <w:shd w:val="clear" w:color="auto" w:fill="auto"/>
            <w:vAlign w:val="center"/>
            <w:hideMark/>
          </w:tcPr>
          <w:p w14:paraId="1FC8C7BD"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per 100.000</w:t>
            </w:r>
          </w:p>
        </w:tc>
        <w:tc>
          <w:tcPr>
            <w:tcW w:w="2845" w:type="dxa"/>
            <w:vMerge w:val="restart"/>
            <w:tcBorders>
              <w:top w:val="nil"/>
              <w:left w:val="nil"/>
              <w:bottom w:val="single" w:sz="8" w:space="0" w:color="000000"/>
              <w:right w:val="nil"/>
            </w:tcBorders>
            <w:shd w:val="clear" w:color="auto" w:fill="auto"/>
            <w:vAlign w:val="center"/>
            <w:hideMark/>
          </w:tcPr>
          <w:p w14:paraId="74A370E7"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per 100.000</w:t>
            </w:r>
          </w:p>
        </w:tc>
      </w:tr>
      <w:tr w:rsidR="00C16701" w:rsidRPr="009E5D9C" w14:paraId="57676E06" w14:textId="77777777" w:rsidTr="00261778">
        <w:trPr>
          <w:trHeight w:val="324"/>
        </w:trPr>
        <w:tc>
          <w:tcPr>
            <w:tcW w:w="1492" w:type="dxa"/>
            <w:vMerge/>
            <w:tcBorders>
              <w:top w:val="nil"/>
              <w:left w:val="nil"/>
              <w:bottom w:val="single" w:sz="8" w:space="0" w:color="000000"/>
              <w:right w:val="nil"/>
            </w:tcBorders>
            <w:vAlign w:val="center"/>
            <w:hideMark/>
          </w:tcPr>
          <w:p w14:paraId="59B27A25" w14:textId="77777777" w:rsidR="00C16701" w:rsidRPr="009E5D9C" w:rsidRDefault="00C16701" w:rsidP="00261778">
            <w:pPr>
              <w:spacing w:after="0" w:line="240" w:lineRule="auto"/>
              <w:rPr>
                <w:rFonts w:ascii="Times New Roman" w:eastAsia="Times New Roman" w:hAnsi="Times New Roman" w:cs="Times New Roman"/>
                <w:color w:val="000000"/>
                <w:lang w:val="en-US"/>
              </w:rPr>
            </w:pPr>
          </w:p>
        </w:tc>
        <w:tc>
          <w:tcPr>
            <w:tcW w:w="2113" w:type="dxa"/>
            <w:tcBorders>
              <w:top w:val="nil"/>
              <w:left w:val="nil"/>
              <w:bottom w:val="single" w:sz="8" w:space="0" w:color="000000"/>
              <w:right w:val="nil"/>
            </w:tcBorders>
            <w:shd w:val="clear" w:color="auto" w:fill="auto"/>
            <w:vAlign w:val="center"/>
            <w:hideMark/>
          </w:tcPr>
          <w:p w14:paraId="2F04BF00"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 xml:space="preserve"> exposure</w:t>
            </w:r>
          </w:p>
        </w:tc>
        <w:tc>
          <w:tcPr>
            <w:tcW w:w="2461" w:type="dxa"/>
            <w:vMerge/>
            <w:tcBorders>
              <w:top w:val="nil"/>
              <w:left w:val="nil"/>
              <w:bottom w:val="single" w:sz="8" w:space="0" w:color="000000"/>
              <w:right w:val="nil"/>
            </w:tcBorders>
            <w:vAlign w:val="center"/>
            <w:hideMark/>
          </w:tcPr>
          <w:p w14:paraId="64202981" w14:textId="77777777" w:rsidR="00C16701" w:rsidRPr="009E5D9C" w:rsidRDefault="00C16701" w:rsidP="00261778">
            <w:pPr>
              <w:spacing w:after="0" w:line="240" w:lineRule="auto"/>
              <w:rPr>
                <w:rFonts w:ascii="Times New Roman" w:eastAsia="Times New Roman" w:hAnsi="Times New Roman" w:cs="Times New Roman"/>
                <w:color w:val="000000"/>
                <w:lang w:val="en-US"/>
              </w:rPr>
            </w:pPr>
          </w:p>
        </w:tc>
        <w:tc>
          <w:tcPr>
            <w:tcW w:w="2845" w:type="dxa"/>
            <w:vMerge/>
            <w:tcBorders>
              <w:top w:val="nil"/>
              <w:left w:val="nil"/>
              <w:bottom w:val="single" w:sz="8" w:space="0" w:color="000000"/>
              <w:right w:val="nil"/>
            </w:tcBorders>
            <w:vAlign w:val="center"/>
            <w:hideMark/>
          </w:tcPr>
          <w:p w14:paraId="40E53725" w14:textId="77777777" w:rsidR="00C16701" w:rsidRPr="009E5D9C" w:rsidRDefault="00C16701" w:rsidP="00261778">
            <w:pPr>
              <w:spacing w:after="0" w:line="240" w:lineRule="auto"/>
              <w:rPr>
                <w:rFonts w:ascii="Times New Roman" w:eastAsia="Times New Roman" w:hAnsi="Times New Roman" w:cs="Times New Roman"/>
                <w:color w:val="000000"/>
                <w:lang w:val="en-US"/>
              </w:rPr>
            </w:pPr>
          </w:p>
        </w:tc>
        <w:tc>
          <w:tcPr>
            <w:tcW w:w="2727" w:type="dxa"/>
            <w:vMerge/>
            <w:tcBorders>
              <w:top w:val="nil"/>
              <w:left w:val="nil"/>
              <w:bottom w:val="single" w:sz="8" w:space="0" w:color="000000"/>
              <w:right w:val="nil"/>
            </w:tcBorders>
            <w:vAlign w:val="center"/>
            <w:hideMark/>
          </w:tcPr>
          <w:p w14:paraId="348154E4" w14:textId="77777777" w:rsidR="00C16701" w:rsidRPr="009E5D9C" w:rsidRDefault="00C16701" w:rsidP="00261778">
            <w:pPr>
              <w:spacing w:after="0" w:line="240" w:lineRule="auto"/>
              <w:rPr>
                <w:rFonts w:ascii="Times New Roman" w:eastAsia="Times New Roman" w:hAnsi="Times New Roman" w:cs="Times New Roman"/>
                <w:color w:val="000000"/>
                <w:lang w:val="en-US"/>
              </w:rPr>
            </w:pPr>
          </w:p>
        </w:tc>
        <w:tc>
          <w:tcPr>
            <w:tcW w:w="2845" w:type="dxa"/>
            <w:vMerge/>
            <w:tcBorders>
              <w:top w:val="nil"/>
              <w:left w:val="nil"/>
              <w:bottom w:val="single" w:sz="8" w:space="0" w:color="000000"/>
              <w:right w:val="nil"/>
            </w:tcBorders>
            <w:vAlign w:val="center"/>
            <w:hideMark/>
          </w:tcPr>
          <w:p w14:paraId="60A28F7C" w14:textId="77777777" w:rsidR="00C16701" w:rsidRPr="009E5D9C" w:rsidRDefault="00C16701" w:rsidP="00261778">
            <w:pPr>
              <w:spacing w:after="0" w:line="240" w:lineRule="auto"/>
              <w:rPr>
                <w:rFonts w:ascii="Times New Roman" w:eastAsia="Times New Roman" w:hAnsi="Times New Roman" w:cs="Times New Roman"/>
                <w:color w:val="000000"/>
                <w:lang w:val="en-US"/>
              </w:rPr>
            </w:pPr>
          </w:p>
        </w:tc>
      </w:tr>
      <w:tr w:rsidR="00C16701" w:rsidRPr="009E5D9C" w14:paraId="390BAF92" w14:textId="77777777" w:rsidTr="00261778">
        <w:trPr>
          <w:trHeight w:val="311"/>
        </w:trPr>
        <w:tc>
          <w:tcPr>
            <w:tcW w:w="1492" w:type="dxa"/>
            <w:tcBorders>
              <w:top w:val="nil"/>
              <w:left w:val="nil"/>
              <w:bottom w:val="nil"/>
              <w:right w:val="nil"/>
            </w:tcBorders>
            <w:shd w:val="clear" w:color="auto" w:fill="auto"/>
            <w:vAlign w:val="center"/>
            <w:hideMark/>
          </w:tcPr>
          <w:p w14:paraId="35F4BE30"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Argentina</w:t>
            </w:r>
          </w:p>
        </w:tc>
        <w:tc>
          <w:tcPr>
            <w:tcW w:w="2113" w:type="dxa"/>
            <w:tcBorders>
              <w:top w:val="nil"/>
              <w:left w:val="nil"/>
              <w:bottom w:val="nil"/>
              <w:right w:val="nil"/>
            </w:tcBorders>
            <w:shd w:val="clear" w:color="auto" w:fill="auto"/>
            <w:vAlign w:val="center"/>
            <w:hideMark/>
          </w:tcPr>
          <w:p w14:paraId="09310165"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 xml:space="preserve">11.0 (9.5 to 12.6) </w:t>
            </w:r>
          </w:p>
        </w:tc>
        <w:tc>
          <w:tcPr>
            <w:tcW w:w="2461" w:type="dxa"/>
            <w:tcBorders>
              <w:top w:val="nil"/>
              <w:left w:val="nil"/>
              <w:bottom w:val="nil"/>
              <w:right w:val="nil"/>
            </w:tcBorders>
            <w:shd w:val="clear" w:color="auto" w:fill="auto"/>
            <w:vAlign w:val="center"/>
            <w:hideMark/>
          </w:tcPr>
          <w:p w14:paraId="380F3DE2"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71.3 (55.1 to 92.9)</w:t>
            </w:r>
          </w:p>
        </w:tc>
        <w:tc>
          <w:tcPr>
            <w:tcW w:w="2845" w:type="dxa"/>
            <w:tcBorders>
              <w:top w:val="nil"/>
              <w:left w:val="nil"/>
              <w:bottom w:val="nil"/>
              <w:right w:val="nil"/>
            </w:tcBorders>
            <w:shd w:val="clear" w:color="auto" w:fill="auto"/>
            <w:vAlign w:val="center"/>
            <w:hideMark/>
          </w:tcPr>
          <w:p w14:paraId="3BC5D7CD"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1284.0 (1032.0 to 1599.2)</w:t>
            </w:r>
          </w:p>
        </w:tc>
        <w:tc>
          <w:tcPr>
            <w:tcW w:w="2727" w:type="dxa"/>
            <w:tcBorders>
              <w:top w:val="nil"/>
              <w:left w:val="nil"/>
              <w:bottom w:val="nil"/>
              <w:right w:val="nil"/>
            </w:tcBorders>
            <w:shd w:val="clear" w:color="auto" w:fill="auto"/>
            <w:vAlign w:val="center"/>
            <w:hideMark/>
          </w:tcPr>
          <w:p w14:paraId="2FF49F00"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479.8 (327.5 to 660)</w:t>
            </w:r>
          </w:p>
        </w:tc>
        <w:tc>
          <w:tcPr>
            <w:tcW w:w="2845" w:type="dxa"/>
            <w:tcBorders>
              <w:top w:val="nil"/>
              <w:left w:val="nil"/>
              <w:bottom w:val="nil"/>
              <w:right w:val="nil"/>
            </w:tcBorders>
            <w:shd w:val="clear" w:color="auto" w:fill="auto"/>
            <w:vAlign w:val="center"/>
            <w:hideMark/>
          </w:tcPr>
          <w:p w14:paraId="5684A06F"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1763.8 (1456.5 to 2158.7)</w:t>
            </w:r>
          </w:p>
        </w:tc>
      </w:tr>
      <w:tr w:rsidR="00C16701" w:rsidRPr="009E5D9C" w14:paraId="5CF0E5EF" w14:textId="77777777" w:rsidTr="00261778">
        <w:trPr>
          <w:trHeight w:val="311"/>
        </w:trPr>
        <w:tc>
          <w:tcPr>
            <w:tcW w:w="1492" w:type="dxa"/>
            <w:tcBorders>
              <w:top w:val="nil"/>
              <w:left w:val="nil"/>
              <w:bottom w:val="nil"/>
              <w:right w:val="nil"/>
            </w:tcBorders>
            <w:shd w:val="clear" w:color="auto" w:fill="auto"/>
            <w:vAlign w:val="center"/>
            <w:hideMark/>
          </w:tcPr>
          <w:p w14:paraId="105B4770"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Bolivia</w:t>
            </w:r>
          </w:p>
        </w:tc>
        <w:tc>
          <w:tcPr>
            <w:tcW w:w="2113" w:type="dxa"/>
            <w:tcBorders>
              <w:top w:val="nil"/>
              <w:left w:val="nil"/>
              <w:bottom w:val="nil"/>
              <w:right w:val="nil"/>
            </w:tcBorders>
            <w:shd w:val="clear" w:color="auto" w:fill="auto"/>
            <w:vAlign w:val="center"/>
            <w:hideMark/>
          </w:tcPr>
          <w:p w14:paraId="18D04D89"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10.7 (9.2 to 12.2)</w:t>
            </w:r>
          </w:p>
        </w:tc>
        <w:tc>
          <w:tcPr>
            <w:tcW w:w="2461" w:type="dxa"/>
            <w:tcBorders>
              <w:top w:val="nil"/>
              <w:left w:val="nil"/>
              <w:bottom w:val="nil"/>
              <w:right w:val="nil"/>
            </w:tcBorders>
            <w:shd w:val="clear" w:color="auto" w:fill="auto"/>
            <w:vAlign w:val="center"/>
            <w:hideMark/>
          </w:tcPr>
          <w:p w14:paraId="0A3B3CF1"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120.5 (91.8 to 156.5)</w:t>
            </w:r>
          </w:p>
        </w:tc>
        <w:tc>
          <w:tcPr>
            <w:tcW w:w="2845" w:type="dxa"/>
            <w:tcBorders>
              <w:top w:val="nil"/>
              <w:left w:val="nil"/>
              <w:bottom w:val="nil"/>
              <w:right w:val="nil"/>
            </w:tcBorders>
            <w:shd w:val="clear" w:color="auto" w:fill="auto"/>
            <w:vAlign w:val="center"/>
            <w:hideMark/>
          </w:tcPr>
          <w:p w14:paraId="1D9D978F"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2191.5 (1680.0 to 2817.1)</w:t>
            </w:r>
          </w:p>
        </w:tc>
        <w:tc>
          <w:tcPr>
            <w:tcW w:w="2727" w:type="dxa"/>
            <w:tcBorders>
              <w:top w:val="nil"/>
              <w:left w:val="nil"/>
              <w:bottom w:val="nil"/>
              <w:right w:val="nil"/>
            </w:tcBorders>
            <w:shd w:val="clear" w:color="auto" w:fill="auto"/>
            <w:vAlign w:val="center"/>
            <w:hideMark/>
          </w:tcPr>
          <w:p w14:paraId="41CC10A8"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525.5 (354.1 to 713.6)</w:t>
            </w:r>
          </w:p>
        </w:tc>
        <w:tc>
          <w:tcPr>
            <w:tcW w:w="2845" w:type="dxa"/>
            <w:tcBorders>
              <w:top w:val="nil"/>
              <w:left w:val="nil"/>
              <w:bottom w:val="nil"/>
              <w:right w:val="nil"/>
            </w:tcBorders>
            <w:shd w:val="clear" w:color="auto" w:fill="auto"/>
            <w:vAlign w:val="center"/>
            <w:hideMark/>
          </w:tcPr>
          <w:p w14:paraId="4CA7D05A"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2717.0 (2156.5 to 3343.5)</w:t>
            </w:r>
          </w:p>
        </w:tc>
      </w:tr>
      <w:tr w:rsidR="00C16701" w:rsidRPr="009E5D9C" w14:paraId="2DD9F643" w14:textId="77777777" w:rsidTr="00261778">
        <w:trPr>
          <w:trHeight w:val="311"/>
        </w:trPr>
        <w:tc>
          <w:tcPr>
            <w:tcW w:w="1492" w:type="dxa"/>
            <w:tcBorders>
              <w:top w:val="nil"/>
              <w:left w:val="nil"/>
              <w:bottom w:val="nil"/>
              <w:right w:val="nil"/>
            </w:tcBorders>
            <w:shd w:val="clear" w:color="auto" w:fill="auto"/>
            <w:vAlign w:val="center"/>
            <w:hideMark/>
          </w:tcPr>
          <w:p w14:paraId="20B1E87A"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Brazil</w:t>
            </w:r>
          </w:p>
        </w:tc>
        <w:tc>
          <w:tcPr>
            <w:tcW w:w="2113" w:type="dxa"/>
            <w:tcBorders>
              <w:top w:val="nil"/>
              <w:left w:val="nil"/>
              <w:bottom w:val="nil"/>
              <w:right w:val="nil"/>
            </w:tcBorders>
            <w:shd w:val="clear" w:color="auto" w:fill="auto"/>
            <w:vAlign w:val="center"/>
            <w:hideMark/>
          </w:tcPr>
          <w:p w14:paraId="64306450"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11.4 (10.1 to 12.8)</w:t>
            </w:r>
          </w:p>
        </w:tc>
        <w:tc>
          <w:tcPr>
            <w:tcW w:w="2461" w:type="dxa"/>
            <w:tcBorders>
              <w:top w:val="nil"/>
              <w:left w:val="nil"/>
              <w:bottom w:val="nil"/>
              <w:right w:val="nil"/>
            </w:tcBorders>
            <w:shd w:val="clear" w:color="auto" w:fill="auto"/>
            <w:vAlign w:val="center"/>
            <w:hideMark/>
          </w:tcPr>
          <w:p w14:paraId="2F8542A8"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77.0 (63.0 to 96.7)</w:t>
            </w:r>
          </w:p>
        </w:tc>
        <w:tc>
          <w:tcPr>
            <w:tcW w:w="2845" w:type="dxa"/>
            <w:tcBorders>
              <w:top w:val="nil"/>
              <w:left w:val="nil"/>
              <w:bottom w:val="nil"/>
              <w:right w:val="nil"/>
            </w:tcBorders>
            <w:shd w:val="clear" w:color="auto" w:fill="auto"/>
            <w:vAlign w:val="center"/>
            <w:hideMark/>
          </w:tcPr>
          <w:p w14:paraId="265AE898"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1427.2 (1204 to 1724)</w:t>
            </w:r>
          </w:p>
        </w:tc>
        <w:tc>
          <w:tcPr>
            <w:tcW w:w="2727" w:type="dxa"/>
            <w:tcBorders>
              <w:top w:val="nil"/>
              <w:left w:val="nil"/>
              <w:bottom w:val="nil"/>
              <w:right w:val="nil"/>
            </w:tcBorders>
            <w:shd w:val="clear" w:color="auto" w:fill="auto"/>
            <w:vAlign w:val="center"/>
            <w:hideMark/>
          </w:tcPr>
          <w:p w14:paraId="0899E697"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596.5 (415.9 to 808.9)</w:t>
            </w:r>
          </w:p>
        </w:tc>
        <w:tc>
          <w:tcPr>
            <w:tcW w:w="2845" w:type="dxa"/>
            <w:tcBorders>
              <w:top w:val="nil"/>
              <w:left w:val="nil"/>
              <w:bottom w:val="nil"/>
              <w:right w:val="nil"/>
            </w:tcBorders>
            <w:shd w:val="clear" w:color="auto" w:fill="auto"/>
            <w:vAlign w:val="center"/>
            <w:hideMark/>
          </w:tcPr>
          <w:p w14:paraId="132FDA64"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2023.7 (1700.2 to 2419.6)</w:t>
            </w:r>
          </w:p>
        </w:tc>
      </w:tr>
      <w:tr w:rsidR="00C16701" w:rsidRPr="009E5D9C" w14:paraId="4A35AD50" w14:textId="77777777" w:rsidTr="00261778">
        <w:trPr>
          <w:trHeight w:val="311"/>
        </w:trPr>
        <w:tc>
          <w:tcPr>
            <w:tcW w:w="1492" w:type="dxa"/>
            <w:tcBorders>
              <w:top w:val="nil"/>
              <w:left w:val="nil"/>
              <w:bottom w:val="nil"/>
              <w:right w:val="nil"/>
            </w:tcBorders>
            <w:shd w:val="clear" w:color="auto" w:fill="auto"/>
            <w:vAlign w:val="center"/>
            <w:hideMark/>
          </w:tcPr>
          <w:p w14:paraId="1DC92A34"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Chile</w:t>
            </w:r>
          </w:p>
        </w:tc>
        <w:tc>
          <w:tcPr>
            <w:tcW w:w="2113" w:type="dxa"/>
            <w:tcBorders>
              <w:top w:val="nil"/>
              <w:left w:val="nil"/>
              <w:bottom w:val="nil"/>
              <w:right w:val="nil"/>
            </w:tcBorders>
            <w:shd w:val="clear" w:color="auto" w:fill="auto"/>
            <w:vAlign w:val="center"/>
            <w:hideMark/>
          </w:tcPr>
          <w:p w14:paraId="4964D9C4"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13.6 (12 to 15.3)</w:t>
            </w:r>
          </w:p>
        </w:tc>
        <w:tc>
          <w:tcPr>
            <w:tcW w:w="2461" w:type="dxa"/>
            <w:tcBorders>
              <w:top w:val="nil"/>
              <w:left w:val="nil"/>
              <w:bottom w:val="nil"/>
              <w:right w:val="nil"/>
            </w:tcBorders>
            <w:shd w:val="clear" w:color="auto" w:fill="auto"/>
            <w:vAlign w:val="center"/>
            <w:hideMark/>
          </w:tcPr>
          <w:p w14:paraId="3D031BFB"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62.3 (48.6 to 79.8)</w:t>
            </w:r>
          </w:p>
        </w:tc>
        <w:tc>
          <w:tcPr>
            <w:tcW w:w="2845" w:type="dxa"/>
            <w:tcBorders>
              <w:top w:val="nil"/>
              <w:left w:val="nil"/>
              <w:bottom w:val="nil"/>
              <w:right w:val="nil"/>
            </w:tcBorders>
            <w:shd w:val="clear" w:color="auto" w:fill="auto"/>
            <w:vAlign w:val="center"/>
            <w:hideMark/>
          </w:tcPr>
          <w:p w14:paraId="3B55359D"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1009.5 (811.5 to 1244.3)</w:t>
            </w:r>
          </w:p>
        </w:tc>
        <w:tc>
          <w:tcPr>
            <w:tcW w:w="2727" w:type="dxa"/>
            <w:tcBorders>
              <w:top w:val="nil"/>
              <w:left w:val="nil"/>
              <w:bottom w:val="nil"/>
              <w:right w:val="nil"/>
            </w:tcBorders>
            <w:shd w:val="clear" w:color="auto" w:fill="auto"/>
            <w:vAlign w:val="center"/>
            <w:hideMark/>
          </w:tcPr>
          <w:p w14:paraId="4EF6A22C"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563.5 (376.9 to 776.1)</w:t>
            </w:r>
          </w:p>
        </w:tc>
        <w:tc>
          <w:tcPr>
            <w:tcW w:w="2845" w:type="dxa"/>
            <w:tcBorders>
              <w:top w:val="nil"/>
              <w:left w:val="nil"/>
              <w:bottom w:val="nil"/>
              <w:right w:val="nil"/>
            </w:tcBorders>
            <w:shd w:val="clear" w:color="auto" w:fill="auto"/>
            <w:vAlign w:val="center"/>
            <w:hideMark/>
          </w:tcPr>
          <w:p w14:paraId="66B85F87"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1573.0 (1264.6 to 1926.3)</w:t>
            </w:r>
          </w:p>
        </w:tc>
      </w:tr>
      <w:tr w:rsidR="00C16701" w:rsidRPr="009E5D9C" w14:paraId="78B79106" w14:textId="77777777" w:rsidTr="00261778">
        <w:trPr>
          <w:trHeight w:val="311"/>
        </w:trPr>
        <w:tc>
          <w:tcPr>
            <w:tcW w:w="1492" w:type="dxa"/>
            <w:tcBorders>
              <w:top w:val="nil"/>
              <w:left w:val="nil"/>
              <w:bottom w:val="nil"/>
              <w:right w:val="nil"/>
            </w:tcBorders>
            <w:shd w:val="clear" w:color="auto" w:fill="auto"/>
            <w:vAlign w:val="center"/>
            <w:hideMark/>
          </w:tcPr>
          <w:p w14:paraId="0846A5CA"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Colombia</w:t>
            </w:r>
          </w:p>
        </w:tc>
        <w:tc>
          <w:tcPr>
            <w:tcW w:w="2113" w:type="dxa"/>
            <w:tcBorders>
              <w:top w:val="nil"/>
              <w:left w:val="nil"/>
              <w:bottom w:val="nil"/>
              <w:right w:val="nil"/>
            </w:tcBorders>
            <w:shd w:val="clear" w:color="auto" w:fill="auto"/>
            <w:vAlign w:val="center"/>
            <w:hideMark/>
          </w:tcPr>
          <w:p w14:paraId="1952F40D"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15.0 (13.3 to 16.7)</w:t>
            </w:r>
          </w:p>
        </w:tc>
        <w:tc>
          <w:tcPr>
            <w:tcW w:w="2461" w:type="dxa"/>
            <w:tcBorders>
              <w:top w:val="nil"/>
              <w:left w:val="nil"/>
              <w:bottom w:val="nil"/>
              <w:right w:val="nil"/>
            </w:tcBorders>
            <w:shd w:val="clear" w:color="auto" w:fill="auto"/>
            <w:vAlign w:val="center"/>
            <w:hideMark/>
          </w:tcPr>
          <w:p w14:paraId="1E695D02"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62.4 (42.3 to 88.9)</w:t>
            </w:r>
          </w:p>
        </w:tc>
        <w:tc>
          <w:tcPr>
            <w:tcW w:w="2845" w:type="dxa"/>
            <w:tcBorders>
              <w:top w:val="nil"/>
              <w:left w:val="nil"/>
              <w:bottom w:val="nil"/>
              <w:right w:val="nil"/>
            </w:tcBorders>
            <w:shd w:val="clear" w:color="auto" w:fill="auto"/>
            <w:vAlign w:val="center"/>
            <w:hideMark/>
          </w:tcPr>
          <w:p w14:paraId="4B21D7BD"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1078.2 (758.7 to 1493.7)</w:t>
            </w:r>
          </w:p>
        </w:tc>
        <w:tc>
          <w:tcPr>
            <w:tcW w:w="2727" w:type="dxa"/>
            <w:tcBorders>
              <w:top w:val="nil"/>
              <w:left w:val="nil"/>
              <w:bottom w:val="nil"/>
              <w:right w:val="nil"/>
            </w:tcBorders>
            <w:shd w:val="clear" w:color="auto" w:fill="auto"/>
            <w:vAlign w:val="center"/>
            <w:hideMark/>
          </w:tcPr>
          <w:p w14:paraId="6C5E4879"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738.1 (504 to 1016.3)</w:t>
            </w:r>
          </w:p>
        </w:tc>
        <w:tc>
          <w:tcPr>
            <w:tcW w:w="2845" w:type="dxa"/>
            <w:tcBorders>
              <w:top w:val="nil"/>
              <w:left w:val="nil"/>
              <w:bottom w:val="nil"/>
              <w:right w:val="nil"/>
            </w:tcBorders>
            <w:shd w:val="clear" w:color="auto" w:fill="auto"/>
            <w:vAlign w:val="center"/>
            <w:hideMark/>
          </w:tcPr>
          <w:p w14:paraId="780F297D"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1816.3 (1385.3 to 2303.9)</w:t>
            </w:r>
          </w:p>
        </w:tc>
      </w:tr>
      <w:tr w:rsidR="00C16701" w:rsidRPr="009E5D9C" w14:paraId="2C67F0BF" w14:textId="77777777" w:rsidTr="00261778">
        <w:trPr>
          <w:trHeight w:val="311"/>
        </w:trPr>
        <w:tc>
          <w:tcPr>
            <w:tcW w:w="1492" w:type="dxa"/>
            <w:tcBorders>
              <w:top w:val="nil"/>
              <w:left w:val="nil"/>
              <w:bottom w:val="nil"/>
              <w:right w:val="nil"/>
            </w:tcBorders>
            <w:shd w:val="clear" w:color="auto" w:fill="auto"/>
            <w:vAlign w:val="center"/>
            <w:hideMark/>
          </w:tcPr>
          <w:p w14:paraId="354393AF"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Ecuador</w:t>
            </w:r>
          </w:p>
        </w:tc>
        <w:tc>
          <w:tcPr>
            <w:tcW w:w="2113" w:type="dxa"/>
            <w:tcBorders>
              <w:top w:val="nil"/>
              <w:left w:val="nil"/>
              <w:bottom w:val="nil"/>
              <w:right w:val="nil"/>
            </w:tcBorders>
            <w:shd w:val="clear" w:color="auto" w:fill="auto"/>
            <w:vAlign w:val="center"/>
            <w:hideMark/>
          </w:tcPr>
          <w:p w14:paraId="7C8567D4"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12.3 (10.9 to 13.8)</w:t>
            </w:r>
          </w:p>
        </w:tc>
        <w:tc>
          <w:tcPr>
            <w:tcW w:w="2461" w:type="dxa"/>
            <w:tcBorders>
              <w:top w:val="nil"/>
              <w:left w:val="nil"/>
              <w:bottom w:val="nil"/>
              <w:right w:val="nil"/>
            </w:tcBorders>
            <w:shd w:val="clear" w:color="auto" w:fill="auto"/>
            <w:vAlign w:val="center"/>
            <w:hideMark/>
          </w:tcPr>
          <w:p w14:paraId="24ED2641"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98.0 (73.9 to 131.8)</w:t>
            </w:r>
          </w:p>
        </w:tc>
        <w:tc>
          <w:tcPr>
            <w:tcW w:w="2845" w:type="dxa"/>
            <w:tcBorders>
              <w:top w:val="nil"/>
              <w:left w:val="nil"/>
              <w:bottom w:val="nil"/>
              <w:right w:val="nil"/>
            </w:tcBorders>
            <w:shd w:val="clear" w:color="auto" w:fill="auto"/>
            <w:vAlign w:val="center"/>
            <w:hideMark/>
          </w:tcPr>
          <w:p w14:paraId="38E1575E"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1691.0 (1302.8 to 2242.1)</w:t>
            </w:r>
          </w:p>
        </w:tc>
        <w:tc>
          <w:tcPr>
            <w:tcW w:w="2727" w:type="dxa"/>
            <w:tcBorders>
              <w:top w:val="nil"/>
              <w:left w:val="nil"/>
              <w:bottom w:val="nil"/>
              <w:right w:val="nil"/>
            </w:tcBorders>
            <w:shd w:val="clear" w:color="auto" w:fill="auto"/>
            <w:vAlign w:val="center"/>
            <w:hideMark/>
          </w:tcPr>
          <w:p w14:paraId="37E17D20"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606.9 (424.4 to 821.3)</w:t>
            </w:r>
          </w:p>
        </w:tc>
        <w:tc>
          <w:tcPr>
            <w:tcW w:w="2845" w:type="dxa"/>
            <w:tcBorders>
              <w:top w:val="nil"/>
              <w:left w:val="nil"/>
              <w:bottom w:val="nil"/>
              <w:right w:val="nil"/>
            </w:tcBorders>
            <w:shd w:val="clear" w:color="auto" w:fill="auto"/>
            <w:vAlign w:val="center"/>
            <w:hideMark/>
          </w:tcPr>
          <w:p w14:paraId="608A1581"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2298.0 (1830.7 to 2905.4)</w:t>
            </w:r>
          </w:p>
        </w:tc>
      </w:tr>
      <w:tr w:rsidR="00C16701" w:rsidRPr="009E5D9C" w14:paraId="038DA644" w14:textId="77777777" w:rsidTr="00261778">
        <w:trPr>
          <w:trHeight w:val="311"/>
        </w:trPr>
        <w:tc>
          <w:tcPr>
            <w:tcW w:w="1492" w:type="dxa"/>
            <w:tcBorders>
              <w:top w:val="nil"/>
              <w:left w:val="nil"/>
              <w:bottom w:val="nil"/>
              <w:right w:val="nil"/>
            </w:tcBorders>
            <w:shd w:val="clear" w:color="auto" w:fill="auto"/>
            <w:vAlign w:val="center"/>
            <w:hideMark/>
          </w:tcPr>
          <w:p w14:paraId="2A8BA508"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Guyana</w:t>
            </w:r>
          </w:p>
        </w:tc>
        <w:tc>
          <w:tcPr>
            <w:tcW w:w="2113" w:type="dxa"/>
            <w:tcBorders>
              <w:top w:val="nil"/>
              <w:left w:val="nil"/>
              <w:bottom w:val="nil"/>
              <w:right w:val="nil"/>
            </w:tcBorders>
            <w:shd w:val="clear" w:color="auto" w:fill="auto"/>
            <w:vAlign w:val="center"/>
            <w:hideMark/>
          </w:tcPr>
          <w:p w14:paraId="4A46EEFC"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23.2 (21.1 to 25.2)</w:t>
            </w:r>
          </w:p>
        </w:tc>
        <w:tc>
          <w:tcPr>
            <w:tcW w:w="2461" w:type="dxa"/>
            <w:tcBorders>
              <w:top w:val="nil"/>
              <w:left w:val="nil"/>
              <w:bottom w:val="nil"/>
              <w:right w:val="nil"/>
            </w:tcBorders>
            <w:shd w:val="clear" w:color="auto" w:fill="auto"/>
            <w:vAlign w:val="center"/>
            <w:hideMark/>
          </w:tcPr>
          <w:p w14:paraId="1E4B138A"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254.5 (193.9 to 324.1)</w:t>
            </w:r>
          </w:p>
        </w:tc>
        <w:tc>
          <w:tcPr>
            <w:tcW w:w="2845" w:type="dxa"/>
            <w:tcBorders>
              <w:top w:val="nil"/>
              <w:left w:val="nil"/>
              <w:bottom w:val="nil"/>
              <w:right w:val="nil"/>
            </w:tcBorders>
            <w:shd w:val="clear" w:color="auto" w:fill="auto"/>
            <w:vAlign w:val="center"/>
            <w:hideMark/>
          </w:tcPr>
          <w:p w14:paraId="41394E61"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5419.6 (4115.1 to 6924.2)</w:t>
            </w:r>
          </w:p>
        </w:tc>
        <w:tc>
          <w:tcPr>
            <w:tcW w:w="2727" w:type="dxa"/>
            <w:tcBorders>
              <w:top w:val="nil"/>
              <w:left w:val="nil"/>
              <w:bottom w:val="nil"/>
              <w:right w:val="nil"/>
            </w:tcBorders>
            <w:shd w:val="clear" w:color="auto" w:fill="auto"/>
            <w:vAlign w:val="center"/>
            <w:hideMark/>
          </w:tcPr>
          <w:p w14:paraId="4E80B063"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1212.5 (838 to 1649.2)</w:t>
            </w:r>
          </w:p>
        </w:tc>
        <w:tc>
          <w:tcPr>
            <w:tcW w:w="2845" w:type="dxa"/>
            <w:tcBorders>
              <w:top w:val="nil"/>
              <w:left w:val="nil"/>
              <w:bottom w:val="nil"/>
              <w:right w:val="nil"/>
            </w:tcBorders>
            <w:shd w:val="clear" w:color="auto" w:fill="auto"/>
            <w:vAlign w:val="center"/>
            <w:hideMark/>
          </w:tcPr>
          <w:p w14:paraId="39FB94F1"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6632.1 (5237.1 to 8243.3)</w:t>
            </w:r>
          </w:p>
        </w:tc>
      </w:tr>
      <w:tr w:rsidR="00C16701" w:rsidRPr="009E5D9C" w14:paraId="6EC0C3A9" w14:textId="77777777" w:rsidTr="00261778">
        <w:trPr>
          <w:trHeight w:val="311"/>
        </w:trPr>
        <w:tc>
          <w:tcPr>
            <w:tcW w:w="1492" w:type="dxa"/>
            <w:tcBorders>
              <w:top w:val="nil"/>
              <w:left w:val="nil"/>
              <w:bottom w:val="nil"/>
              <w:right w:val="nil"/>
            </w:tcBorders>
            <w:shd w:val="clear" w:color="auto" w:fill="auto"/>
            <w:vAlign w:val="center"/>
            <w:hideMark/>
          </w:tcPr>
          <w:p w14:paraId="6C302178"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Paraguay</w:t>
            </w:r>
          </w:p>
        </w:tc>
        <w:tc>
          <w:tcPr>
            <w:tcW w:w="2113" w:type="dxa"/>
            <w:tcBorders>
              <w:top w:val="nil"/>
              <w:left w:val="nil"/>
              <w:bottom w:val="nil"/>
              <w:right w:val="nil"/>
            </w:tcBorders>
            <w:shd w:val="clear" w:color="auto" w:fill="auto"/>
            <w:vAlign w:val="center"/>
            <w:hideMark/>
          </w:tcPr>
          <w:p w14:paraId="0D80DD3A"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11.7 (10.2 to 13.4)</w:t>
            </w:r>
          </w:p>
        </w:tc>
        <w:tc>
          <w:tcPr>
            <w:tcW w:w="2461" w:type="dxa"/>
            <w:tcBorders>
              <w:top w:val="nil"/>
              <w:left w:val="nil"/>
              <w:bottom w:val="nil"/>
              <w:right w:val="nil"/>
            </w:tcBorders>
            <w:shd w:val="clear" w:color="auto" w:fill="auto"/>
            <w:vAlign w:val="center"/>
            <w:hideMark/>
          </w:tcPr>
          <w:p w14:paraId="23B3AB73"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110.1 (81.6 to 146.9)</w:t>
            </w:r>
          </w:p>
        </w:tc>
        <w:tc>
          <w:tcPr>
            <w:tcW w:w="2845" w:type="dxa"/>
            <w:tcBorders>
              <w:top w:val="nil"/>
              <w:left w:val="nil"/>
              <w:bottom w:val="nil"/>
              <w:right w:val="nil"/>
            </w:tcBorders>
            <w:shd w:val="clear" w:color="auto" w:fill="auto"/>
            <w:vAlign w:val="center"/>
            <w:hideMark/>
          </w:tcPr>
          <w:p w14:paraId="3EC52927"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2072.5 (1569.6 to 2739.3)</w:t>
            </w:r>
          </w:p>
        </w:tc>
        <w:tc>
          <w:tcPr>
            <w:tcW w:w="2727" w:type="dxa"/>
            <w:tcBorders>
              <w:top w:val="nil"/>
              <w:left w:val="nil"/>
              <w:bottom w:val="nil"/>
              <w:right w:val="nil"/>
            </w:tcBorders>
            <w:shd w:val="clear" w:color="auto" w:fill="auto"/>
            <w:vAlign w:val="center"/>
            <w:hideMark/>
          </w:tcPr>
          <w:p w14:paraId="2CC896DC"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606.2 (414.7 to 826.4)</w:t>
            </w:r>
          </w:p>
        </w:tc>
        <w:tc>
          <w:tcPr>
            <w:tcW w:w="2845" w:type="dxa"/>
            <w:tcBorders>
              <w:top w:val="nil"/>
              <w:left w:val="nil"/>
              <w:bottom w:val="nil"/>
              <w:right w:val="nil"/>
            </w:tcBorders>
            <w:shd w:val="clear" w:color="auto" w:fill="auto"/>
            <w:vAlign w:val="center"/>
            <w:hideMark/>
          </w:tcPr>
          <w:p w14:paraId="265039A9"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2678.7 (2074.0 to 3392.3)</w:t>
            </w:r>
          </w:p>
        </w:tc>
      </w:tr>
      <w:tr w:rsidR="00C16701" w:rsidRPr="009E5D9C" w14:paraId="2607E4C2" w14:textId="77777777" w:rsidTr="00261778">
        <w:trPr>
          <w:trHeight w:val="311"/>
        </w:trPr>
        <w:tc>
          <w:tcPr>
            <w:tcW w:w="1492" w:type="dxa"/>
            <w:tcBorders>
              <w:top w:val="nil"/>
              <w:left w:val="nil"/>
              <w:bottom w:val="nil"/>
              <w:right w:val="nil"/>
            </w:tcBorders>
            <w:shd w:val="clear" w:color="auto" w:fill="auto"/>
            <w:vAlign w:val="center"/>
            <w:hideMark/>
          </w:tcPr>
          <w:p w14:paraId="741F1E3B"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Peru</w:t>
            </w:r>
          </w:p>
        </w:tc>
        <w:tc>
          <w:tcPr>
            <w:tcW w:w="2113" w:type="dxa"/>
            <w:tcBorders>
              <w:top w:val="nil"/>
              <w:left w:val="nil"/>
              <w:bottom w:val="nil"/>
              <w:right w:val="nil"/>
            </w:tcBorders>
            <w:shd w:val="clear" w:color="auto" w:fill="auto"/>
            <w:vAlign w:val="center"/>
            <w:hideMark/>
          </w:tcPr>
          <w:p w14:paraId="68D7B6BE"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7.7 (6.6 to 8.9)</w:t>
            </w:r>
          </w:p>
        </w:tc>
        <w:tc>
          <w:tcPr>
            <w:tcW w:w="2461" w:type="dxa"/>
            <w:tcBorders>
              <w:top w:val="nil"/>
              <w:left w:val="nil"/>
              <w:bottom w:val="nil"/>
              <w:right w:val="nil"/>
            </w:tcBorders>
            <w:shd w:val="clear" w:color="auto" w:fill="auto"/>
            <w:vAlign w:val="center"/>
            <w:hideMark/>
          </w:tcPr>
          <w:p w14:paraId="368A73DC"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41.2 (29.6 to 57.0)</w:t>
            </w:r>
          </w:p>
        </w:tc>
        <w:tc>
          <w:tcPr>
            <w:tcW w:w="2845" w:type="dxa"/>
            <w:tcBorders>
              <w:top w:val="nil"/>
              <w:left w:val="nil"/>
              <w:bottom w:val="nil"/>
              <w:right w:val="nil"/>
            </w:tcBorders>
            <w:shd w:val="clear" w:color="auto" w:fill="auto"/>
            <w:vAlign w:val="center"/>
            <w:hideMark/>
          </w:tcPr>
          <w:p w14:paraId="788B9AC8"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746.5 (538.6 to 1035.4)</w:t>
            </w:r>
          </w:p>
        </w:tc>
        <w:tc>
          <w:tcPr>
            <w:tcW w:w="2727" w:type="dxa"/>
            <w:tcBorders>
              <w:top w:val="nil"/>
              <w:left w:val="nil"/>
              <w:bottom w:val="nil"/>
              <w:right w:val="nil"/>
            </w:tcBorders>
            <w:shd w:val="clear" w:color="auto" w:fill="auto"/>
            <w:vAlign w:val="center"/>
            <w:hideMark/>
          </w:tcPr>
          <w:p w14:paraId="1EBDDF06"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396.6 (268.5 to 544.8)</w:t>
            </w:r>
          </w:p>
        </w:tc>
        <w:tc>
          <w:tcPr>
            <w:tcW w:w="2845" w:type="dxa"/>
            <w:tcBorders>
              <w:top w:val="nil"/>
              <w:left w:val="nil"/>
              <w:bottom w:val="nil"/>
              <w:right w:val="nil"/>
            </w:tcBorders>
            <w:shd w:val="clear" w:color="auto" w:fill="auto"/>
            <w:vAlign w:val="center"/>
            <w:hideMark/>
          </w:tcPr>
          <w:p w14:paraId="7521A019"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1143.1 (889.2 to 1445.9)</w:t>
            </w:r>
          </w:p>
        </w:tc>
      </w:tr>
      <w:tr w:rsidR="00C16701" w:rsidRPr="009E5D9C" w14:paraId="26C1A4FC" w14:textId="77777777" w:rsidTr="00261778">
        <w:trPr>
          <w:trHeight w:val="311"/>
        </w:trPr>
        <w:tc>
          <w:tcPr>
            <w:tcW w:w="1492" w:type="dxa"/>
            <w:tcBorders>
              <w:top w:val="nil"/>
              <w:left w:val="nil"/>
              <w:bottom w:val="nil"/>
              <w:right w:val="nil"/>
            </w:tcBorders>
            <w:shd w:val="clear" w:color="auto" w:fill="auto"/>
            <w:vAlign w:val="center"/>
            <w:hideMark/>
          </w:tcPr>
          <w:p w14:paraId="17DF9BC1"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Suriname</w:t>
            </w:r>
          </w:p>
        </w:tc>
        <w:tc>
          <w:tcPr>
            <w:tcW w:w="2113" w:type="dxa"/>
            <w:tcBorders>
              <w:top w:val="nil"/>
              <w:left w:val="nil"/>
              <w:bottom w:val="nil"/>
              <w:right w:val="nil"/>
            </w:tcBorders>
            <w:shd w:val="clear" w:color="auto" w:fill="auto"/>
            <w:vAlign w:val="center"/>
            <w:hideMark/>
          </w:tcPr>
          <w:p w14:paraId="7866F435"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21.9 (19.9 to 23.9)</w:t>
            </w:r>
          </w:p>
        </w:tc>
        <w:tc>
          <w:tcPr>
            <w:tcW w:w="2461" w:type="dxa"/>
            <w:tcBorders>
              <w:top w:val="nil"/>
              <w:left w:val="nil"/>
              <w:bottom w:val="nil"/>
              <w:right w:val="nil"/>
            </w:tcBorders>
            <w:shd w:val="clear" w:color="auto" w:fill="auto"/>
            <w:vAlign w:val="center"/>
            <w:hideMark/>
          </w:tcPr>
          <w:p w14:paraId="20B37ED5"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147.5 (116.9 to 185.5)</w:t>
            </w:r>
          </w:p>
        </w:tc>
        <w:tc>
          <w:tcPr>
            <w:tcW w:w="2845" w:type="dxa"/>
            <w:tcBorders>
              <w:top w:val="nil"/>
              <w:left w:val="nil"/>
              <w:bottom w:val="nil"/>
              <w:right w:val="nil"/>
            </w:tcBorders>
            <w:shd w:val="clear" w:color="auto" w:fill="auto"/>
            <w:vAlign w:val="center"/>
            <w:hideMark/>
          </w:tcPr>
          <w:p w14:paraId="2115624F"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3052.8 (2426.9 to 3789.4)</w:t>
            </w:r>
          </w:p>
        </w:tc>
        <w:tc>
          <w:tcPr>
            <w:tcW w:w="2727" w:type="dxa"/>
            <w:tcBorders>
              <w:top w:val="nil"/>
              <w:left w:val="nil"/>
              <w:bottom w:val="nil"/>
              <w:right w:val="nil"/>
            </w:tcBorders>
            <w:shd w:val="clear" w:color="auto" w:fill="auto"/>
            <w:vAlign w:val="center"/>
            <w:hideMark/>
          </w:tcPr>
          <w:p w14:paraId="4C693BA1"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1166.5 (798.7 to 1599.5)</w:t>
            </w:r>
          </w:p>
        </w:tc>
        <w:tc>
          <w:tcPr>
            <w:tcW w:w="2845" w:type="dxa"/>
            <w:tcBorders>
              <w:top w:val="nil"/>
              <w:left w:val="nil"/>
              <w:bottom w:val="nil"/>
              <w:right w:val="nil"/>
            </w:tcBorders>
            <w:shd w:val="clear" w:color="auto" w:fill="auto"/>
            <w:vAlign w:val="center"/>
            <w:hideMark/>
          </w:tcPr>
          <w:p w14:paraId="7C215B8A"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4219.3 (3451.4 to 5046.1)</w:t>
            </w:r>
          </w:p>
        </w:tc>
      </w:tr>
      <w:tr w:rsidR="00C16701" w:rsidRPr="009E5D9C" w14:paraId="7AC6E67F" w14:textId="77777777" w:rsidTr="00261778">
        <w:trPr>
          <w:trHeight w:val="311"/>
        </w:trPr>
        <w:tc>
          <w:tcPr>
            <w:tcW w:w="1492" w:type="dxa"/>
            <w:tcBorders>
              <w:top w:val="nil"/>
              <w:left w:val="nil"/>
              <w:bottom w:val="nil"/>
              <w:right w:val="nil"/>
            </w:tcBorders>
            <w:shd w:val="clear" w:color="auto" w:fill="auto"/>
            <w:vAlign w:val="center"/>
            <w:hideMark/>
          </w:tcPr>
          <w:p w14:paraId="6DE32818"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Uruguay</w:t>
            </w:r>
          </w:p>
        </w:tc>
        <w:tc>
          <w:tcPr>
            <w:tcW w:w="2113" w:type="dxa"/>
            <w:tcBorders>
              <w:top w:val="nil"/>
              <w:left w:val="nil"/>
              <w:bottom w:val="nil"/>
              <w:right w:val="nil"/>
            </w:tcBorders>
            <w:shd w:val="clear" w:color="auto" w:fill="auto"/>
            <w:vAlign w:val="center"/>
            <w:hideMark/>
          </w:tcPr>
          <w:p w14:paraId="3E8604AC"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8.3 (7.2 to 9.5)</w:t>
            </w:r>
          </w:p>
        </w:tc>
        <w:tc>
          <w:tcPr>
            <w:tcW w:w="2461" w:type="dxa"/>
            <w:tcBorders>
              <w:top w:val="nil"/>
              <w:left w:val="nil"/>
              <w:bottom w:val="nil"/>
              <w:right w:val="nil"/>
            </w:tcBorders>
            <w:shd w:val="clear" w:color="auto" w:fill="auto"/>
            <w:vAlign w:val="center"/>
            <w:hideMark/>
          </w:tcPr>
          <w:p w14:paraId="366E2050"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54.4 (42.5 to 70.7)</w:t>
            </w:r>
          </w:p>
        </w:tc>
        <w:tc>
          <w:tcPr>
            <w:tcW w:w="2845" w:type="dxa"/>
            <w:tcBorders>
              <w:top w:val="nil"/>
              <w:left w:val="nil"/>
              <w:bottom w:val="nil"/>
              <w:right w:val="nil"/>
            </w:tcBorders>
            <w:shd w:val="clear" w:color="auto" w:fill="auto"/>
            <w:vAlign w:val="center"/>
            <w:hideMark/>
          </w:tcPr>
          <w:p w14:paraId="39DA7122"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958.2 (756.6 to 1211.3)</w:t>
            </w:r>
          </w:p>
        </w:tc>
        <w:tc>
          <w:tcPr>
            <w:tcW w:w="2727" w:type="dxa"/>
            <w:tcBorders>
              <w:top w:val="nil"/>
              <w:left w:val="nil"/>
              <w:bottom w:val="nil"/>
              <w:right w:val="nil"/>
            </w:tcBorders>
            <w:shd w:val="clear" w:color="auto" w:fill="auto"/>
            <w:vAlign w:val="center"/>
            <w:hideMark/>
          </w:tcPr>
          <w:p w14:paraId="0C32F78D"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357.9 (242.4 to 485.6)</w:t>
            </w:r>
          </w:p>
        </w:tc>
        <w:tc>
          <w:tcPr>
            <w:tcW w:w="2845" w:type="dxa"/>
            <w:tcBorders>
              <w:top w:val="nil"/>
              <w:left w:val="nil"/>
              <w:bottom w:val="nil"/>
              <w:right w:val="nil"/>
            </w:tcBorders>
            <w:shd w:val="clear" w:color="auto" w:fill="auto"/>
            <w:vAlign w:val="center"/>
            <w:hideMark/>
          </w:tcPr>
          <w:p w14:paraId="1A4F99AB"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1316.1 (1065.7 to 1621.1)</w:t>
            </w:r>
          </w:p>
        </w:tc>
      </w:tr>
      <w:tr w:rsidR="00C16701" w:rsidRPr="009E5D9C" w14:paraId="769E14EB" w14:textId="77777777" w:rsidTr="00261778">
        <w:trPr>
          <w:trHeight w:val="311"/>
        </w:trPr>
        <w:tc>
          <w:tcPr>
            <w:tcW w:w="1492" w:type="dxa"/>
            <w:tcBorders>
              <w:top w:val="nil"/>
              <w:left w:val="nil"/>
              <w:bottom w:val="single" w:sz="4" w:space="0" w:color="auto"/>
              <w:right w:val="nil"/>
            </w:tcBorders>
            <w:shd w:val="clear" w:color="auto" w:fill="auto"/>
            <w:vAlign w:val="center"/>
            <w:hideMark/>
          </w:tcPr>
          <w:p w14:paraId="3B858AE0"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Venezuela</w:t>
            </w:r>
          </w:p>
        </w:tc>
        <w:tc>
          <w:tcPr>
            <w:tcW w:w="2113" w:type="dxa"/>
            <w:tcBorders>
              <w:top w:val="nil"/>
              <w:left w:val="nil"/>
              <w:bottom w:val="single" w:sz="4" w:space="0" w:color="auto"/>
              <w:right w:val="nil"/>
            </w:tcBorders>
            <w:shd w:val="clear" w:color="auto" w:fill="auto"/>
            <w:vAlign w:val="center"/>
            <w:hideMark/>
          </w:tcPr>
          <w:p w14:paraId="0D2D8D38"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16.1 (14.3 to 17.9)</w:t>
            </w:r>
          </w:p>
        </w:tc>
        <w:tc>
          <w:tcPr>
            <w:tcW w:w="2461" w:type="dxa"/>
            <w:tcBorders>
              <w:top w:val="nil"/>
              <w:left w:val="nil"/>
              <w:bottom w:val="single" w:sz="4" w:space="0" w:color="auto"/>
              <w:right w:val="nil"/>
            </w:tcBorders>
            <w:shd w:val="clear" w:color="auto" w:fill="auto"/>
            <w:vAlign w:val="center"/>
            <w:hideMark/>
          </w:tcPr>
          <w:p w14:paraId="278F48A7"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126.4 (90.8 to 172.6)</w:t>
            </w:r>
          </w:p>
        </w:tc>
        <w:tc>
          <w:tcPr>
            <w:tcW w:w="2845" w:type="dxa"/>
            <w:tcBorders>
              <w:top w:val="nil"/>
              <w:left w:val="nil"/>
              <w:bottom w:val="single" w:sz="4" w:space="0" w:color="auto"/>
              <w:right w:val="nil"/>
            </w:tcBorders>
            <w:shd w:val="clear" w:color="auto" w:fill="auto"/>
            <w:vAlign w:val="center"/>
            <w:hideMark/>
          </w:tcPr>
          <w:p w14:paraId="3EE3080F"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2428.8 (1748.9 to 3251.7)</w:t>
            </w:r>
          </w:p>
        </w:tc>
        <w:tc>
          <w:tcPr>
            <w:tcW w:w="2727" w:type="dxa"/>
            <w:tcBorders>
              <w:top w:val="nil"/>
              <w:left w:val="nil"/>
              <w:bottom w:val="single" w:sz="4" w:space="0" w:color="auto"/>
              <w:right w:val="nil"/>
            </w:tcBorders>
            <w:shd w:val="clear" w:color="auto" w:fill="auto"/>
            <w:vAlign w:val="center"/>
            <w:hideMark/>
          </w:tcPr>
          <w:p w14:paraId="26B8F5AD"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802.9 (547 to 1096.5)</w:t>
            </w:r>
          </w:p>
        </w:tc>
        <w:tc>
          <w:tcPr>
            <w:tcW w:w="2845" w:type="dxa"/>
            <w:tcBorders>
              <w:top w:val="nil"/>
              <w:left w:val="nil"/>
              <w:bottom w:val="single" w:sz="4" w:space="0" w:color="auto"/>
              <w:right w:val="nil"/>
            </w:tcBorders>
            <w:shd w:val="clear" w:color="auto" w:fill="auto"/>
            <w:vAlign w:val="center"/>
            <w:hideMark/>
          </w:tcPr>
          <w:p w14:paraId="20B5B99A" w14:textId="77777777" w:rsidR="00C16701" w:rsidRPr="009E5D9C" w:rsidRDefault="00C16701" w:rsidP="00261778">
            <w:pPr>
              <w:spacing w:after="0" w:line="240" w:lineRule="auto"/>
              <w:jc w:val="both"/>
              <w:rPr>
                <w:rFonts w:ascii="Times New Roman" w:eastAsia="Times New Roman" w:hAnsi="Times New Roman" w:cs="Times New Roman"/>
                <w:color w:val="000000"/>
                <w:lang w:val="en-US"/>
              </w:rPr>
            </w:pPr>
            <w:r w:rsidRPr="009E5D9C">
              <w:rPr>
                <w:rFonts w:ascii="Times New Roman" w:eastAsia="Times New Roman" w:hAnsi="Times New Roman" w:cs="Times New Roman"/>
                <w:color w:val="000000"/>
                <w:lang w:val="en-GB"/>
              </w:rPr>
              <w:t>3231.8 (2478.8 to 4103.7)</w:t>
            </w:r>
          </w:p>
        </w:tc>
      </w:tr>
    </w:tbl>
    <w:p w14:paraId="2995829E" w14:textId="77777777" w:rsidR="00C16701" w:rsidRDefault="00C16701" w:rsidP="00C16701">
      <w:pP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br w:type="page"/>
      </w:r>
    </w:p>
    <w:p w14:paraId="67C0BBFE" w14:textId="4A4A0B78" w:rsidR="00C16701" w:rsidRPr="00C266A5" w:rsidRDefault="00C16701" w:rsidP="00C16701">
      <w:pPr>
        <w:rPr>
          <w:rFonts w:ascii="Times New Roman" w:eastAsia="Times New Roman" w:hAnsi="Times New Roman" w:cs="Times New Roman"/>
          <w:sz w:val="24"/>
          <w:szCs w:val="24"/>
          <w:lang w:val="en-US"/>
        </w:rPr>
      </w:pPr>
      <w:r w:rsidRPr="00C266A5">
        <w:rPr>
          <w:rFonts w:ascii="Times New Roman" w:eastAsia="Times New Roman" w:hAnsi="Times New Roman" w:cs="Times New Roman"/>
          <w:b/>
          <w:sz w:val="24"/>
          <w:szCs w:val="24"/>
          <w:lang w:val="en-US"/>
        </w:rPr>
        <w:lastRenderedPageBreak/>
        <w:t>Figure 1.</w:t>
      </w:r>
      <w:r w:rsidRPr="00C266A5">
        <w:rPr>
          <w:rFonts w:ascii="Times New Roman" w:eastAsia="Times New Roman" w:hAnsi="Times New Roman" w:cs="Times New Roman"/>
          <w:sz w:val="24"/>
          <w:szCs w:val="24"/>
          <w:lang w:val="en-US"/>
        </w:rPr>
        <w:t xml:space="preserve"> Summary exposure value</w:t>
      </w:r>
      <w:r>
        <w:rPr>
          <w:rFonts w:ascii="Times New Roman" w:eastAsia="Times New Roman" w:hAnsi="Times New Roman" w:cs="Times New Roman"/>
          <w:sz w:val="24"/>
          <w:szCs w:val="24"/>
          <w:lang w:val="en-US"/>
        </w:rPr>
        <w:t xml:space="preserve"> (</w:t>
      </w:r>
      <w:r w:rsidRPr="00C266A5">
        <w:rPr>
          <w:rFonts w:ascii="Times New Roman" w:eastAsia="Times New Roman" w:hAnsi="Times New Roman" w:cs="Times New Roman"/>
          <w:sz w:val="24"/>
          <w:szCs w:val="24"/>
          <w:lang w:val="en-US"/>
        </w:rPr>
        <w:t>SEV</w:t>
      </w:r>
      <w:r>
        <w:rPr>
          <w:rFonts w:ascii="Times New Roman" w:eastAsia="Times New Roman" w:hAnsi="Times New Roman" w:cs="Times New Roman"/>
          <w:sz w:val="24"/>
          <w:szCs w:val="24"/>
          <w:lang w:val="en-US"/>
        </w:rPr>
        <w:t>)</w:t>
      </w:r>
      <w:del w:id="174" w:author="PPGEPI" w:date="2024-04-19T16:09:00Z">
        <w:r w:rsidDel="00585E9A">
          <w:rPr>
            <w:rFonts w:ascii="Times New Roman" w:eastAsia="Times New Roman" w:hAnsi="Times New Roman" w:cs="Times New Roman"/>
            <w:sz w:val="24"/>
            <w:szCs w:val="24"/>
            <w:lang w:val="en-US"/>
          </w:rPr>
          <w:delText xml:space="preserve">, and rates of deaths, </w:delText>
        </w:r>
        <w:r w:rsidRPr="00C266A5" w:rsidDel="00585E9A">
          <w:rPr>
            <w:rFonts w:ascii="Times New Roman" w:eastAsia="Times New Roman" w:hAnsi="Times New Roman" w:cs="Times New Roman"/>
            <w:sz w:val="24"/>
            <w:szCs w:val="24"/>
            <w:lang w:val="en-US"/>
          </w:rPr>
          <w:delText>years of life lost due to premature mortality</w:delText>
        </w:r>
        <w:r w:rsidDel="00585E9A">
          <w:rPr>
            <w:rFonts w:ascii="Times New Roman" w:eastAsia="Times New Roman" w:hAnsi="Times New Roman" w:cs="Times New Roman"/>
            <w:sz w:val="24"/>
            <w:szCs w:val="24"/>
            <w:lang w:val="en-US"/>
          </w:rPr>
          <w:delText xml:space="preserve"> (</w:delText>
        </w:r>
        <w:r w:rsidRPr="00C266A5" w:rsidDel="00585E9A">
          <w:rPr>
            <w:rFonts w:ascii="Times New Roman" w:eastAsia="Times New Roman" w:hAnsi="Times New Roman" w:cs="Times New Roman"/>
            <w:sz w:val="24"/>
            <w:szCs w:val="24"/>
            <w:lang w:val="en-US"/>
          </w:rPr>
          <w:delText>YLLs), years of life lived with disability</w:delText>
        </w:r>
        <w:r w:rsidDel="00585E9A">
          <w:rPr>
            <w:rFonts w:ascii="Times New Roman" w:eastAsia="Times New Roman" w:hAnsi="Times New Roman" w:cs="Times New Roman"/>
            <w:sz w:val="24"/>
            <w:szCs w:val="24"/>
            <w:lang w:val="en-US"/>
          </w:rPr>
          <w:delText xml:space="preserve"> (</w:delText>
        </w:r>
        <w:r w:rsidRPr="00C266A5" w:rsidDel="00585E9A">
          <w:rPr>
            <w:rFonts w:ascii="Times New Roman" w:eastAsia="Times New Roman" w:hAnsi="Times New Roman" w:cs="Times New Roman"/>
            <w:sz w:val="24"/>
            <w:szCs w:val="24"/>
            <w:lang w:val="en-US"/>
          </w:rPr>
          <w:delText xml:space="preserve">YLDs), </w:delText>
        </w:r>
        <w:r w:rsidDel="00585E9A">
          <w:rPr>
            <w:rFonts w:ascii="Times New Roman" w:eastAsia="Times New Roman" w:hAnsi="Times New Roman" w:cs="Times New Roman"/>
            <w:sz w:val="24"/>
            <w:szCs w:val="24"/>
            <w:lang w:val="en-US"/>
          </w:rPr>
          <w:delText xml:space="preserve">and </w:delText>
        </w:r>
        <w:r w:rsidRPr="00C266A5" w:rsidDel="00585E9A">
          <w:rPr>
            <w:rFonts w:ascii="Times New Roman" w:eastAsia="Times New Roman" w:hAnsi="Times New Roman" w:cs="Times New Roman"/>
            <w:sz w:val="24"/>
            <w:szCs w:val="24"/>
            <w:lang w:val="en-US"/>
          </w:rPr>
          <w:delText>disability-adjusted life years</w:delText>
        </w:r>
        <w:r w:rsidDel="00585E9A">
          <w:rPr>
            <w:rFonts w:ascii="Times New Roman" w:eastAsia="Times New Roman" w:hAnsi="Times New Roman" w:cs="Times New Roman"/>
            <w:sz w:val="24"/>
            <w:szCs w:val="24"/>
            <w:lang w:val="en-US"/>
          </w:rPr>
          <w:delText xml:space="preserve"> (</w:delText>
        </w:r>
        <w:r w:rsidRPr="00C266A5" w:rsidDel="00585E9A">
          <w:rPr>
            <w:rFonts w:ascii="Times New Roman" w:eastAsia="Times New Roman" w:hAnsi="Times New Roman" w:cs="Times New Roman"/>
            <w:sz w:val="24"/>
            <w:szCs w:val="24"/>
            <w:lang w:val="en-US"/>
          </w:rPr>
          <w:delText>DALYs)</w:delText>
        </w:r>
        <w:r w:rsidDel="00585E9A">
          <w:rPr>
            <w:rFonts w:ascii="Times New Roman" w:eastAsia="Times New Roman" w:hAnsi="Times New Roman" w:cs="Times New Roman"/>
            <w:sz w:val="24"/>
            <w:szCs w:val="24"/>
            <w:lang w:val="en-US"/>
          </w:rPr>
          <w:delText xml:space="preserve"> </w:delText>
        </w:r>
        <w:r w:rsidR="005501C8" w:rsidDel="00585E9A">
          <w:rPr>
            <w:rFonts w:ascii="Times New Roman" w:eastAsia="Times New Roman" w:hAnsi="Times New Roman" w:cs="Times New Roman"/>
            <w:sz w:val="24"/>
            <w:szCs w:val="24"/>
            <w:lang w:val="en-US"/>
          </w:rPr>
          <w:delText>lost</w:delText>
        </w:r>
        <w:r w:rsidR="005501C8" w:rsidRPr="00C266A5" w:rsidDel="00585E9A">
          <w:rPr>
            <w:rFonts w:ascii="Times New Roman" w:eastAsia="Times New Roman" w:hAnsi="Times New Roman" w:cs="Times New Roman"/>
            <w:sz w:val="24"/>
            <w:szCs w:val="24"/>
            <w:lang w:val="en-US"/>
          </w:rPr>
          <w:delText>, from</w:delText>
        </w:r>
        <w:r w:rsidRPr="00C266A5" w:rsidDel="00585E9A">
          <w:rPr>
            <w:rFonts w:ascii="Times New Roman" w:eastAsia="Times New Roman" w:hAnsi="Times New Roman" w:cs="Times New Roman"/>
            <w:sz w:val="24"/>
            <w:szCs w:val="24"/>
            <w:lang w:val="en-US"/>
          </w:rPr>
          <w:delText xml:space="preserve"> 1990-2019</w:delText>
        </w:r>
        <w:r w:rsidDel="00585E9A">
          <w:rPr>
            <w:rFonts w:ascii="Times New Roman" w:eastAsia="Times New Roman" w:hAnsi="Times New Roman" w:cs="Times New Roman"/>
            <w:sz w:val="24"/>
            <w:szCs w:val="24"/>
            <w:lang w:val="en-US"/>
          </w:rPr>
          <w:delText xml:space="preserve"> for the combined South American countries from 1990 to 2019</w:delText>
        </w:r>
      </w:del>
      <w:ins w:id="175" w:author="PPGEPI" w:date="2024-04-19T16:09:00Z">
        <w:r w:rsidR="00585E9A">
          <w:rPr>
            <w:rFonts w:ascii="Times New Roman" w:eastAsia="Times New Roman" w:hAnsi="Times New Roman" w:cs="Times New Roman"/>
            <w:sz w:val="24"/>
            <w:szCs w:val="24"/>
            <w:lang w:val="en-US"/>
          </w:rPr>
          <w:t xml:space="preserve"> and rates of deaths, years of life lost due to premature mortality (YLLs), years of life lived with disability (YLDs), and disability-adjusted life years (DALYs) lost from 1990 to 2019 for the combined South American countries</w:t>
        </w:r>
      </w:ins>
      <w:r>
        <w:rPr>
          <w:rFonts w:ascii="Times New Roman" w:eastAsia="Times New Roman" w:hAnsi="Times New Roman" w:cs="Times New Roman"/>
          <w:sz w:val="24"/>
          <w:szCs w:val="24"/>
          <w:lang w:val="en-US"/>
        </w:rPr>
        <w:t>. Left panel: Age-standardized, Right Panel: All-</w:t>
      </w:r>
      <w:commentRangeStart w:id="176"/>
      <w:r>
        <w:rPr>
          <w:rFonts w:ascii="Times New Roman" w:eastAsia="Times New Roman" w:hAnsi="Times New Roman" w:cs="Times New Roman"/>
          <w:sz w:val="24"/>
          <w:szCs w:val="24"/>
          <w:lang w:val="en-US"/>
        </w:rPr>
        <w:t>ages</w:t>
      </w:r>
      <w:commentRangeEnd w:id="176"/>
      <w:r>
        <w:rPr>
          <w:rStyle w:val="Refdecomentrio"/>
        </w:rPr>
        <w:commentReference w:id="176"/>
      </w:r>
      <w:r>
        <w:rPr>
          <w:rFonts w:ascii="Times New Roman" w:eastAsia="Times New Roman" w:hAnsi="Times New Roman" w:cs="Times New Roman"/>
          <w:sz w:val="24"/>
          <w:szCs w:val="24"/>
          <w:lang w:val="en-US"/>
        </w:rPr>
        <w:t>.</w:t>
      </w:r>
    </w:p>
    <w:p w14:paraId="67F8DBE2" w14:textId="77777777" w:rsidR="00C16701" w:rsidRPr="00C266A5" w:rsidRDefault="00C16701" w:rsidP="00C16701">
      <w:pPr>
        <w:jc w:val="center"/>
        <w:rPr>
          <w:rFonts w:ascii="Times New Roman" w:eastAsia="Times New Roman" w:hAnsi="Times New Roman" w:cs="Times New Roman"/>
          <w:sz w:val="24"/>
          <w:szCs w:val="24"/>
          <w:lang w:val="en-US"/>
        </w:rPr>
      </w:pPr>
    </w:p>
    <w:p w14:paraId="51185A6C" w14:textId="77777777" w:rsidR="00C16701" w:rsidRDefault="00C16701" w:rsidP="00C16701">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2DA6B0" wp14:editId="2360A9A5">
            <wp:extent cx="8867775" cy="3815674"/>
            <wp:effectExtent l="0" t="0" r="0" b="0"/>
            <wp:docPr id="450" name="image5.jpg" descr="Gráfico&#10;&#10;Descrição gerada automaticamente"/>
            <wp:cNvGraphicFramePr/>
            <a:graphic xmlns:a="http://schemas.openxmlformats.org/drawingml/2006/main">
              <a:graphicData uri="http://schemas.openxmlformats.org/drawingml/2006/picture">
                <pic:pic xmlns:pic="http://schemas.openxmlformats.org/drawingml/2006/picture">
                  <pic:nvPicPr>
                    <pic:cNvPr id="450" name="image5.jpg" descr="Gráfico&#10;&#10;Descrição gerada automaticamente"/>
                    <pic:cNvPicPr preferRelativeResize="0"/>
                  </pic:nvPicPr>
                  <pic:blipFill>
                    <a:blip r:embed="rId13"/>
                    <a:srcRect t="7909"/>
                    <a:stretch>
                      <a:fillRect/>
                    </a:stretch>
                  </pic:blipFill>
                  <pic:spPr>
                    <a:xfrm>
                      <a:off x="0" y="0"/>
                      <a:ext cx="8867775" cy="3815674"/>
                    </a:xfrm>
                    <a:prstGeom prst="rect">
                      <a:avLst/>
                    </a:prstGeom>
                    <a:ln/>
                  </pic:spPr>
                </pic:pic>
              </a:graphicData>
            </a:graphic>
          </wp:inline>
        </w:drawing>
      </w:r>
    </w:p>
    <w:p w14:paraId="2E51BB99" w14:textId="77777777" w:rsidR="00C16701" w:rsidRDefault="00C16701" w:rsidP="00C16701">
      <w:pP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br w:type="page"/>
      </w:r>
    </w:p>
    <w:p w14:paraId="1096B8AC" w14:textId="77777777" w:rsidR="00C16701" w:rsidRPr="00F8565A" w:rsidRDefault="00C16701" w:rsidP="00C16701">
      <w:pPr>
        <w:jc w:val="both"/>
        <w:rPr>
          <w:rFonts w:ascii="Times New Roman" w:eastAsia="Times New Roman" w:hAnsi="Times New Roman" w:cs="Times New Roman"/>
          <w:sz w:val="24"/>
          <w:szCs w:val="24"/>
          <w:lang w:val="en-US"/>
        </w:rPr>
      </w:pPr>
      <w:r w:rsidRPr="00C266A5">
        <w:rPr>
          <w:rFonts w:ascii="Times New Roman" w:eastAsia="Times New Roman" w:hAnsi="Times New Roman" w:cs="Times New Roman"/>
          <w:b/>
          <w:sz w:val="24"/>
          <w:szCs w:val="24"/>
          <w:lang w:val="en-US"/>
        </w:rPr>
        <w:lastRenderedPageBreak/>
        <w:t>Figure 2.</w:t>
      </w:r>
      <w:r w:rsidRPr="00C266A5">
        <w:rPr>
          <w:rFonts w:ascii="Times New Roman" w:eastAsia="Times New Roman" w:hAnsi="Times New Roman" w:cs="Times New Roman"/>
          <w:sz w:val="24"/>
          <w:szCs w:val="24"/>
          <w:lang w:val="en-US"/>
        </w:rPr>
        <w:t xml:space="preserve"> </w:t>
      </w:r>
      <w:sdt>
        <w:sdtPr>
          <w:tag w:val="goog_rdk_46"/>
          <w:id w:val="-580608737"/>
        </w:sdtPr>
        <w:sdtEndPr/>
        <w:sdtContent/>
      </w:sdt>
      <w:sdt>
        <w:sdtPr>
          <w:tag w:val="goog_rdk_47"/>
          <w:id w:val="308980239"/>
        </w:sdtPr>
        <w:sdtEndPr/>
        <w:sdtContent/>
      </w:sdt>
      <w:r w:rsidRPr="009A207F">
        <w:rPr>
          <w:rFonts w:ascii="Times New Roman" w:eastAsia="Times New Roman" w:hAnsi="Times New Roman" w:cs="Times New Roman"/>
          <w:sz w:val="24"/>
          <w:szCs w:val="24"/>
          <w:lang w:val="en-US"/>
        </w:rPr>
        <w:t xml:space="preserve">Age-standardised annual rates </w:t>
      </w:r>
      <w:r w:rsidRPr="00C266A5">
        <w:rPr>
          <w:rFonts w:ascii="Times New Roman" w:eastAsia="Times New Roman" w:hAnsi="Times New Roman" w:cs="Times New Roman"/>
          <w:sz w:val="24"/>
          <w:szCs w:val="24"/>
          <w:lang w:val="en-US"/>
        </w:rPr>
        <w:t xml:space="preserve">of change (%) </w:t>
      </w:r>
      <w:r>
        <w:rPr>
          <w:rFonts w:ascii="Times New Roman" w:eastAsia="Times New Roman" w:hAnsi="Times New Roman" w:cs="Times New Roman"/>
          <w:sz w:val="24"/>
          <w:szCs w:val="24"/>
          <w:lang w:val="en-US"/>
        </w:rPr>
        <w:t xml:space="preserve">for </w:t>
      </w:r>
      <w:r w:rsidRPr="00C266A5">
        <w:rPr>
          <w:rFonts w:ascii="Times New Roman" w:eastAsia="Times New Roman" w:hAnsi="Times New Roman" w:cs="Times New Roman"/>
          <w:sz w:val="24"/>
          <w:szCs w:val="24"/>
          <w:lang w:val="en-US"/>
        </w:rPr>
        <w:t>summary exposure value</w:t>
      </w:r>
      <w:r>
        <w:rPr>
          <w:rFonts w:ascii="Times New Roman" w:eastAsia="Times New Roman" w:hAnsi="Times New Roman" w:cs="Times New Roman"/>
          <w:sz w:val="24"/>
          <w:szCs w:val="24"/>
          <w:lang w:val="en-US"/>
        </w:rPr>
        <w:t>s (</w:t>
      </w:r>
      <w:r w:rsidRPr="00C266A5">
        <w:rPr>
          <w:rFonts w:ascii="Times New Roman" w:eastAsia="Times New Roman" w:hAnsi="Times New Roman" w:cs="Times New Roman"/>
          <w:sz w:val="24"/>
          <w:szCs w:val="24"/>
          <w:lang w:val="en-US"/>
        </w:rPr>
        <w:t>SEV</w:t>
      </w:r>
      <w:r>
        <w:rPr>
          <w:rFonts w:ascii="Times New Roman" w:eastAsia="Times New Roman" w:hAnsi="Times New Roman" w:cs="Times New Roman"/>
          <w:sz w:val="24"/>
          <w:szCs w:val="24"/>
          <w:lang w:val="en-US"/>
        </w:rPr>
        <w:t xml:space="preserve">s) and rates of deaths, </w:t>
      </w:r>
      <w:r w:rsidRPr="00C266A5">
        <w:rPr>
          <w:rFonts w:ascii="Times New Roman" w:eastAsia="Times New Roman" w:hAnsi="Times New Roman" w:cs="Times New Roman"/>
          <w:sz w:val="24"/>
          <w:szCs w:val="24"/>
          <w:lang w:val="en-US"/>
        </w:rPr>
        <w:t>years of life lost due to premature mortality</w:t>
      </w:r>
      <w:r>
        <w:rPr>
          <w:rFonts w:ascii="Times New Roman" w:eastAsia="Times New Roman" w:hAnsi="Times New Roman" w:cs="Times New Roman"/>
          <w:sz w:val="24"/>
          <w:szCs w:val="24"/>
          <w:lang w:val="en-US"/>
        </w:rPr>
        <w:t xml:space="preserve"> (</w:t>
      </w:r>
      <w:r w:rsidRPr="00C266A5">
        <w:rPr>
          <w:rFonts w:ascii="Times New Roman" w:eastAsia="Times New Roman" w:hAnsi="Times New Roman" w:cs="Times New Roman"/>
          <w:sz w:val="24"/>
          <w:szCs w:val="24"/>
          <w:lang w:val="en-US"/>
        </w:rPr>
        <w:t>YLLs), years of life lived with disability</w:t>
      </w:r>
      <w:r>
        <w:rPr>
          <w:rFonts w:ascii="Times New Roman" w:eastAsia="Times New Roman" w:hAnsi="Times New Roman" w:cs="Times New Roman"/>
          <w:sz w:val="24"/>
          <w:szCs w:val="24"/>
          <w:lang w:val="en-US"/>
        </w:rPr>
        <w:t xml:space="preserve"> (</w:t>
      </w:r>
      <w:r w:rsidRPr="00C266A5">
        <w:rPr>
          <w:rFonts w:ascii="Times New Roman" w:eastAsia="Times New Roman" w:hAnsi="Times New Roman" w:cs="Times New Roman"/>
          <w:sz w:val="24"/>
          <w:szCs w:val="24"/>
          <w:lang w:val="en-US"/>
        </w:rPr>
        <w:t xml:space="preserve">YLDs), </w:t>
      </w:r>
      <w:r>
        <w:rPr>
          <w:rFonts w:ascii="Times New Roman" w:eastAsia="Times New Roman" w:hAnsi="Times New Roman" w:cs="Times New Roman"/>
          <w:sz w:val="24"/>
          <w:szCs w:val="24"/>
          <w:lang w:val="en-US"/>
        </w:rPr>
        <w:t xml:space="preserve">and </w:t>
      </w:r>
      <w:r w:rsidRPr="00C266A5">
        <w:rPr>
          <w:rFonts w:ascii="Times New Roman" w:eastAsia="Times New Roman" w:hAnsi="Times New Roman" w:cs="Times New Roman"/>
          <w:sz w:val="24"/>
          <w:szCs w:val="24"/>
          <w:lang w:val="en-US"/>
        </w:rPr>
        <w:t>disability-adjusted life years</w:t>
      </w:r>
      <w:r>
        <w:rPr>
          <w:rFonts w:ascii="Times New Roman" w:eastAsia="Times New Roman" w:hAnsi="Times New Roman" w:cs="Times New Roman"/>
          <w:sz w:val="24"/>
          <w:szCs w:val="24"/>
          <w:lang w:val="en-US"/>
        </w:rPr>
        <w:t xml:space="preserve"> (</w:t>
      </w:r>
      <w:r w:rsidRPr="00C266A5">
        <w:rPr>
          <w:rFonts w:ascii="Times New Roman" w:eastAsia="Times New Roman" w:hAnsi="Times New Roman" w:cs="Times New Roman"/>
          <w:sz w:val="24"/>
          <w:szCs w:val="24"/>
          <w:lang w:val="en-US"/>
        </w:rPr>
        <w:t>DALYs)</w:t>
      </w:r>
      <w:r>
        <w:rPr>
          <w:rFonts w:ascii="Times New Roman" w:eastAsia="Times New Roman" w:hAnsi="Times New Roman" w:cs="Times New Roman"/>
          <w:sz w:val="24"/>
          <w:szCs w:val="24"/>
          <w:lang w:val="en-US"/>
        </w:rPr>
        <w:t xml:space="preserve"> lost</w:t>
      </w:r>
      <w:r w:rsidRPr="00C266A5">
        <w:rPr>
          <w:rFonts w:ascii="Times New Roman" w:eastAsia="Times New Roman" w:hAnsi="Times New Roman" w:cs="Times New Roman"/>
          <w:sz w:val="24"/>
          <w:szCs w:val="24"/>
          <w:lang w:val="en-US"/>
        </w:rPr>
        <w:t xml:space="preserve">, from 1990-2019 in South America countries. </w:t>
      </w:r>
      <w:r>
        <w:rPr>
          <w:rFonts w:ascii="Times New Roman" w:eastAsia="Times New Roman" w:hAnsi="Times New Roman" w:cs="Times New Roman"/>
          <w:noProof/>
          <w:sz w:val="24"/>
          <w:szCs w:val="24"/>
        </w:rPr>
        <w:drawing>
          <wp:inline distT="114300" distB="114300" distL="114300" distR="114300" wp14:anchorId="4E58F482" wp14:editId="45A909B3">
            <wp:extent cx="8867775" cy="4969706"/>
            <wp:effectExtent l="0" t="0" r="0" b="0"/>
            <wp:docPr id="452" name="image3.jpg" descr="Gráfico, Gráfico de barras&#10;&#10;Descrição gerada automaticamente"/>
            <wp:cNvGraphicFramePr/>
            <a:graphic xmlns:a="http://schemas.openxmlformats.org/drawingml/2006/main">
              <a:graphicData uri="http://schemas.openxmlformats.org/drawingml/2006/picture">
                <pic:pic xmlns:pic="http://schemas.openxmlformats.org/drawingml/2006/picture">
                  <pic:nvPicPr>
                    <pic:cNvPr id="452" name="image3.jpg" descr="Gráfico, Gráfico de barras&#10;&#10;Descrição gerada automaticamente"/>
                    <pic:cNvPicPr preferRelativeResize="0"/>
                  </pic:nvPicPr>
                  <pic:blipFill>
                    <a:blip r:embed="rId14"/>
                    <a:srcRect t="3912"/>
                    <a:stretch>
                      <a:fillRect/>
                    </a:stretch>
                  </pic:blipFill>
                  <pic:spPr>
                    <a:xfrm>
                      <a:off x="0" y="0"/>
                      <a:ext cx="8867775" cy="4969706"/>
                    </a:xfrm>
                    <a:prstGeom prst="rect">
                      <a:avLst/>
                    </a:prstGeom>
                    <a:ln/>
                  </pic:spPr>
                </pic:pic>
              </a:graphicData>
            </a:graphic>
          </wp:inline>
        </w:drawing>
      </w:r>
    </w:p>
    <w:p w14:paraId="01375B08" w14:textId="77777777" w:rsidR="00C16701" w:rsidRPr="009A207F" w:rsidRDefault="00C16701" w:rsidP="00C16701">
      <w:pPr>
        <w:rPr>
          <w:rFonts w:ascii="Times New Roman" w:eastAsia="Times New Roman" w:hAnsi="Times New Roman" w:cs="Times New Roman"/>
          <w:sz w:val="24"/>
          <w:szCs w:val="24"/>
          <w:lang w:val="en-US"/>
        </w:rPr>
      </w:pPr>
      <w:r w:rsidRPr="009A207F">
        <w:rPr>
          <w:rFonts w:ascii="Times New Roman" w:eastAsia="Times New Roman" w:hAnsi="Times New Roman" w:cs="Times New Roman"/>
          <w:b/>
          <w:sz w:val="24"/>
          <w:szCs w:val="24"/>
          <w:lang w:val="en-US"/>
        </w:rPr>
        <w:lastRenderedPageBreak/>
        <w:t>Figure 3.</w:t>
      </w:r>
      <w:r w:rsidRPr="009A207F">
        <w:rPr>
          <w:rFonts w:ascii="Times New Roman" w:eastAsia="Times New Roman" w:hAnsi="Times New Roman" w:cs="Times New Roman"/>
          <w:sz w:val="24"/>
          <w:szCs w:val="24"/>
          <w:lang w:val="en-US"/>
        </w:rPr>
        <w:t xml:space="preserve"> Annual rate of change of </w:t>
      </w:r>
      <w:r>
        <w:rPr>
          <w:rFonts w:ascii="Times New Roman" w:eastAsia="Times New Roman" w:hAnsi="Times New Roman" w:cs="Times New Roman"/>
          <w:sz w:val="24"/>
          <w:szCs w:val="24"/>
          <w:lang w:val="en-US"/>
        </w:rPr>
        <w:t>a</w:t>
      </w:r>
      <w:r w:rsidRPr="003C7BCE">
        <w:rPr>
          <w:rFonts w:ascii="Times New Roman" w:eastAsia="Times New Roman" w:hAnsi="Times New Roman" w:cs="Times New Roman"/>
          <w:sz w:val="24"/>
          <w:szCs w:val="24"/>
          <w:lang w:val="en-US"/>
        </w:rPr>
        <w:t>ge-</w:t>
      </w:r>
      <w:sdt>
        <w:sdtPr>
          <w:tag w:val="goog_rdk_37"/>
          <w:id w:val="382446495"/>
        </w:sdtPr>
        <w:sdtEndPr/>
        <w:sdtContent/>
      </w:sdt>
      <w:sdt>
        <w:sdtPr>
          <w:tag w:val="goog_rdk_38"/>
          <w:id w:val="1533229531"/>
        </w:sdtPr>
        <w:sdtEndPr/>
        <w:sdtContent/>
      </w:sdt>
      <w:r w:rsidRPr="009A207F">
        <w:rPr>
          <w:rFonts w:ascii="Times New Roman" w:eastAsia="Times New Roman" w:hAnsi="Times New Roman" w:cs="Times New Roman"/>
          <w:sz w:val="24"/>
          <w:szCs w:val="24"/>
          <w:lang w:val="en-US"/>
        </w:rPr>
        <w:t>standardised</w:t>
      </w:r>
      <w:r w:rsidRPr="003C7BCE">
        <w:rPr>
          <w:rFonts w:ascii="Times New Roman" w:eastAsia="Times New Roman" w:hAnsi="Times New Roman" w:cs="Times New Roman"/>
          <w:sz w:val="24"/>
          <w:szCs w:val="24"/>
          <w:lang w:val="en-US"/>
        </w:rPr>
        <w:t xml:space="preserve"> summary exposure values (SEVs), and rates of deaths, years of life lost due to premature mortality (YLLs), years of life lived with disability (YLDs), and disability-adjusted life years (DALYs) lost by level of socio-demographic index</w:t>
      </w:r>
      <w:r w:rsidRPr="009A207F">
        <w:rPr>
          <w:rFonts w:ascii="Times New Roman" w:eastAsia="Times New Roman" w:hAnsi="Times New Roman" w:cs="Times New Roman"/>
          <w:sz w:val="24"/>
          <w:szCs w:val="24"/>
          <w:lang w:val="en-US"/>
        </w:rPr>
        <w:t xml:space="preserve"> (SDI).</w:t>
      </w:r>
    </w:p>
    <w:p w14:paraId="43ABEC64" w14:textId="77777777" w:rsidR="00C16701" w:rsidRDefault="00C16701" w:rsidP="00C16701">
      <w:pPr>
        <w:jc w:val="center"/>
        <w:rPr>
          <w:rFonts w:ascii="Times New Roman" w:eastAsia="Times New Roman" w:hAnsi="Times New Roman" w:cs="Times New Roman"/>
          <w:sz w:val="24"/>
          <w:szCs w:val="24"/>
          <w:highlight w:val="yellow"/>
        </w:rPr>
      </w:pPr>
      <w:r>
        <w:rPr>
          <w:rFonts w:ascii="Times New Roman" w:eastAsia="Times New Roman" w:hAnsi="Times New Roman" w:cs="Times New Roman"/>
          <w:noProof/>
          <w:sz w:val="24"/>
          <w:szCs w:val="24"/>
          <w:highlight w:val="yellow"/>
        </w:rPr>
        <w:drawing>
          <wp:inline distT="19050" distB="19050" distL="19050" distR="19050" wp14:anchorId="00E5F624" wp14:editId="11207BF4">
            <wp:extent cx="6975447" cy="4809490"/>
            <wp:effectExtent l="0" t="0" r="0" b="0"/>
            <wp:docPr id="451" name="image2.jpg" descr="Gráfico, Gráfico de dispersão&#10;&#10;Descrição gerada automaticamente"/>
            <wp:cNvGraphicFramePr/>
            <a:graphic xmlns:a="http://schemas.openxmlformats.org/drawingml/2006/main">
              <a:graphicData uri="http://schemas.openxmlformats.org/drawingml/2006/picture">
                <pic:pic xmlns:pic="http://schemas.openxmlformats.org/drawingml/2006/picture">
                  <pic:nvPicPr>
                    <pic:cNvPr id="451" name="image2.jpg" descr="Gráfico, Gráfico de dispersão&#10;&#10;Descrição gerada automaticamente"/>
                    <pic:cNvPicPr preferRelativeResize="0"/>
                  </pic:nvPicPr>
                  <pic:blipFill>
                    <a:blip r:embed="rId15"/>
                    <a:srcRect/>
                    <a:stretch>
                      <a:fillRect/>
                    </a:stretch>
                  </pic:blipFill>
                  <pic:spPr>
                    <a:xfrm>
                      <a:off x="0" y="0"/>
                      <a:ext cx="6979886" cy="4812551"/>
                    </a:xfrm>
                    <a:prstGeom prst="rect">
                      <a:avLst/>
                    </a:prstGeom>
                    <a:ln/>
                  </pic:spPr>
                </pic:pic>
              </a:graphicData>
            </a:graphic>
          </wp:inline>
        </w:drawing>
      </w:r>
    </w:p>
    <w:p w14:paraId="359891CB" w14:textId="77777777" w:rsidR="00C16701" w:rsidRPr="00F8565A" w:rsidRDefault="00C16701" w:rsidP="00C16701">
      <w:pPr>
        <w:rPr>
          <w:rFonts w:ascii="Times New Roman" w:eastAsia="Times New Roman" w:hAnsi="Times New Roman" w:cs="Times New Roman"/>
          <w:sz w:val="24"/>
          <w:szCs w:val="24"/>
          <w:lang w:val="en-US"/>
        </w:rPr>
      </w:pPr>
      <w:r w:rsidRPr="00F8565A">
        <w:rPr>
          <w:rFonts w:ascii="Times New Roman" w:eastAsia="Times New Roman" w:hAnsi="Times New Roman" w:cs="Times New Roman"/>
          <w:sz w:val="24"/>
          <w:szCs w:val="24"/>
          <w:lang w:val="en-US"/>
        </w:rPr>
        <w:lastRenderedPageBreak/>
        <w:t xml:space="preserve">Figure 4. Percent change over time from 1990 to 2019 of the summary exposure value (SEV) for high fasting plasma glucose and subjacent risk factors for diabetes in South American countires. </w:t>
      </w:r>
    </w:p>
    <w:p w14:paraId="391DF968" w14:textId="77777777" w:rsidR="00C16701" w:rsidRPr="00F8565A" w:rsidRDefault="00C16701" w:rsidP="00C16701">
      <w:pPr>
        <w:jc w:val="center"/>
        <w:rPr>
          <w:rFonts w:ascii="Times New Roman" w:eastAsia="Times New Roman" w:hAnsi="Times New Roman" w:cs="Times New Roman"/>
          <w:sz w:val="24"/>
          <w:szCs w:val="24"/>
          <w:highlight w:val="yellow"/>
          <w:lang w:val="en-US"/>
        </w:rPr>
      </w:pPr>
    </w:p>
    <w:p w14:paraId="4DF5CA65" w14:textId="77777777" w:rsidR="00C16701" w:rsidRPr="009E5D9C" w:rsidRDefault="00C16701" w:rsidP="00C16701">
      <w:pPr>
        <w:rPr>
          <w:rFonts w:ascii="Times New Roman" w:eastAsia="Times New Roman" w:hAnsi="Times New Roman" w:cs="Times New Roman"/>
          <w:sz w:val="24"/>
          <w:szCs w:val="24"/>
          <w:lang w:val="en-US"/>
        </w:rPr>
        <w:sectPr w:rsidR="00C16701" w:rsidRPr="009E5D9C" w:rsidSect="00597F63">
          <w:pgSz w:w="16834" w:h="11909" w:orient="landscape"/>
          <w:pgMar w:top="1440" w:right="1440" w:bottom="1440" w:left="1440" w:header="720" w:footer="720" w:gutter="0"/>
          <w:pgNumType w:start="1"/>
          <w:cols w:space="720"/>
          <w:docGrid w:linePitch="299"/>
        </w:sectPr>
      </w:pPr>
      <w:r>
        <w:rPr>
          <w:rFonts w:ascii="Times New Roman" w:eastAsia="Times New Roman" w:hAnsi="Times New Roman" w:cs="Times New Roman"/>
          <w:noProof/>
          <w:sz w:val="24"/>
          <w:szCs w:val="24"/>
          <w:highlight w:val="yellow"/>
        </w:rPr>
        <w:drawing>
          <wp:inline distT="114300" distB="114300" distL="114300" distR="114300" wp14:anchorId="263FEDF3" wp14:editId="7D984BFE">
            <wp:extent cx="6693361" cy="4199255"/>
            <wp:effectExtent l="0" t="0" r="0" b="0"/>
            <wp:docPr id="453" name="image4.jpg" descr="Gráfico&#10;&#10;Descrição gerada automaticamente"/>
            <wp:cNvGraphicFramePr/>
            <a:graphic xmlns:a="http://schemas.openxmlformats.org/drawingml/2006/main">
              <a:graphicData uri="http://schemas.openxmlformats.org/drawingml/2006/picture">
                <pic:pic xmlns:pic="http://schemas.openxmlformats.org/drawingml/2006/picture">
                  <pic:nvPicPr>
                    <pic:cNvPr id="453" name="image4.jpg" descr="Gráfico&#10;&#10;Descrição gerada automaticamente"/>
                    <pic:cNvPicPr preferRelativeResize="0"/>
                  </pic:nvPicPr>
                  <pic:blipFill>
                    <a:blip r:embed="rId16"/>
                    <a:srcRect/>
                    <a:stretch>
                      <a:fillRect/>
                    </a:stretch>
                  </pic:blipFill>
                  <pic:spPr>
                    <a:xfrm>
                      <a:off x="0" y="0"/>
                      <a:ext cx="6721318" cy="4216795"/>
                    </a:xfrm>
                    <a:prstGeom prst="rect">
                      <a:avLst/>
                    </a:prstGeom>
                    <a:ln/>
                  </pic:spPr>
                </pic:pic>
              </a:graphicData>
            </a:graphic>
          </wp:inline>
        </w:drawing>
      </w:r>
    </w:p>
    <w:p w14:paraId="696266B2" w14:textId="77777777" w:rsidR="00C16701" w:rsidRPr="009E5D9C" w:rsidRDefault="00C16701" w:rsidP="00C16701">
      <w:pPr>
        <w:jc w:val="center"/>
        <w:rPr>
          <w:rFonts w:ascii="Times New Roman" w:eastAsia="Times New Roman" w:hAnsi="Times New Roman" w:cs="Times New Roman"/>
          <w:sz w:val="24"/>
          <w:szCs w:val="24"/>
          <w:highlight w:val="yellow"/>
          <w:lang w:val="en-US"/>
        </w:rPr>
      </w:pPr>
    </w:p>
    <w:p w14:paraId="7F0AAAFA" w14:textId="77777777" w:rsidR="00C16701" w:rsidRDefault="00C16701" w:rsidP="00C16701">
      <w:pPr>
        <w:rPr>
          <w:rFonts w:ascii="Times New Roman" w:eastAsia="Times New Roman" w:hAnsi="Times New Roman" w:cs="Times New Roman"/>
          <w:sz w:val="24"/>
          <w:szCs w:val="24"/>
        </w:rPr>
      </w:pPr>
      <w:commentRangeStart w:id="177"/>
      <w:r w:rsidRPr="009E5D9C">
        <w:rPr>
          <w:rFonts w:ascii="Times New Roman" w:eastAsia="Times New Roman" w:hAnsi="Times New Roman" w:cs="Times New Roman"/>
          <w:sz w:val="24"/>
          <w:szCs w:val="24"/>
        </w:rPr>
        <w:t>Supplementary</w:t>
      </w:r>
      <w:commentRangeEnd w:id="177"/>
      <w:r>
        <w:rPr>
          <w:rStyle w:val="Refdecomentrio"/>
        </w:rPr>
        <w:commentReference w:id="177"/>
      </w:r>
      <w:r w:rsidRPr="009E5D9C">
        <w:rPr>
          <w:rFonts w:ascii="Times New Roman" w:eastAsia="Times New Roman" w:hAnsi="Times New Roman" w:cs="Times New Roman"/>
          <w:sz w:val="24"/>
          <w:szCs w:val="24"/>
        </w:rPr>
        <w:t xml:space="preserve"> figure</w:t>
      </w:r>
      <w:r>
        <w:rPr>
          <w:rFonts w:ascii="Times New Roman" w:eastAsia="Times New Roman" w:hAnsi="Times New Roman" w:cs="Times New Roman"/>
          <w:sz w:val="24"/>
          <w:szCs w:val="24"/>
        </w:rPr>
        <w:t>s</w:t>
      </w:r>
      <w:r w:rsidRPr="00D246EF">
        <w:rPr>
          <w:rFonts w:ascii="Times New Roman" w:eastAsia="Times New Roman" w:hAnsi="Times New Roman" w:cs="Times New Roman"/>
          <w:sz w:val="24"/>
          <w:szCs w:val="24"/>
          <w:highlight w:val="yellow"/>
        </w:rPr>
        <w:t xml:space="preserve">.  </w:t>
      </w:r>
    </w:p>
    <w:p w14:paraId="574E43BC" w14:textId="77777777" w:rsidR="00C16701" w:rsidRDefault="00C16701" w:rsidP="00C16701"/>
    <w:p w14:paraId="70897A81" w14:textId="77777777" w:rsidR="00C16701" w:rsidRDefault="00C16701" w:rsidP="00C16701">
      <w:pPr>
        <w:pStyle w:val="NormalWeb"/>
        <w:ind w:left="-1170"/>
      </w:pPr>
      <w:r>
        <w:rPr>
          <w:noProof/>
        </w:rPr>
        <w:drawing>
          <wp:inline distT="0" distB="0" distL="0" distR="0" wp14:anchorId="56A8471F" wp14:editId="10BD4B74">
            <wp:extent cx="7310086" cy="3484179"/>
            <wp:effectExtent l="0" t="0" r="5715" b="2540"/>
            <wp:docPr id="1928877149" name="Imagem 1"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32822" name="Imagem 1" descr="Interface gráfica do usuário, Tabela&#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332795" cy="3495003"/>
                    </a:xfrm>
                    <a:prstGeom prst="rect">
                      <a:avLst/>
                    </a:prstGeom>
                    <a:noFill/>
                    <a:ln>
                      <a:noFill/>
                    </a:ln>
                  </pic:spPr>
                </pic:pic>
              </a:graphicData>
            </a:graphic>
          </wp:inline>
        </w:drawing>
      </w:r>
    </w:p>
    <w:p w14:paraId="3D765774" w14:textId="6A03B5F3" w:rsidR="009E5D9C" w:rsidRPr="00A0559C" w:rsidRDefault="00A0559C" w:rsidP="009E5D9C">
      <w:pPr>
        <w:rPr>
          <w:rFonts w:ascii="Times New Roman" w:hAnsi="Times New Roman" w:cs="Times New Roman"/>
          <w:b/>
          <w:bCs/>
          <w:sz w:val="24"/>
          <w:szCs w:val="24"/>
        </w:rPr>
      </w:pPr>
      <w:r w:rsidRPr="00A0559C">
        <w:rPr>
          <w:rFonts w:ascii="Times New Roman" w:hAnsi="Times New Roman" w:cs="Times New Roman"/>
          <w:b/>
          <w:bCs/>
          <w:sz w:val="24"/>
          <w:szCs w:val="24"/>
        </w:rPr>
        <w:t>References</w:t>
      </w:r>
    </w:p>
    <w:p w14:paraId="5516EDD7" w14:textId="77777777" w:rsidR="00A0559C" w:rsidRDefault="00A0559C" w:rsidP="009E5D9C"/>
    <w:p w14:paraId="27253969" w14:textId="77777777" w:rsidR="004E7761" w:rsidRPr="004E7761" w:rsidRDefault="00A0559C" w:rsidP="004E7761">
      <w:pPr>
        <w:pStyle w:val="EndNoteBibliography"/>
        <w:spacing w:after="0"/>
      </w:pPr>
      <w:r>
        <w:fldChar w:fldCharType="begin"/>
      </w:r>
      <w:r>
        <w:instrText xml:space="preserve"> ADDIN EN.REFLIST </w:instrText>
      </w:r>
      <w:r>
        <w:fldChar w:fldCharType="separate"/>
      </w:r>
      <w:r w:rsidR="004E7761" w:rsidRPr="004E7761">
        <w:t>1.</w:t>
      </w:r>
      <w:r w:rsidR="004E7761" w:rsidRPr="004E7761">
        <w:tab/>
        <w:t>Ong KL, Stafford LK, McLaughlin SA, Boyko EJ, Vollset SE, Smith AE, et al. Global, regional, and national burden of diabetes from 1990 to 2021, with projections of prevalence to 2050: a systematic analysis for the Global Burden of Disease Study 2021. The Lancet. 2023.</w:t>
      </w:r>
    </w:p>
    <w:p w14:paraId="4974C7F7" w14:textId="77777777" w:rsidR="004E7761" w:rsidRPr="004E7761" w:rsidRDefault="004E7761" w:rsidP="004E7761">
      <w:pPr>
        <w:pStyle w:val="EndNoteBibliography"/>
        <w:spacing w:after="0"/>
      </w:pPr>
      <w:r w:rsidRPr="004E7761">
        <w:t>2.</w:t>
      </w:r>
      <w:r w:rsidRPr="004E7761">
        <w:tab/>
        <w:t>Liang R, Feng X, Shi D, Yang M, Yu L, Liu W, et al. The global burden of disease attributable to high fasting plasma glucose in 204 countries and territories, 1990–2019: An updated analysis for the Global Burden of Disease Study 2019. Diabetes/Metabolism Research and Reviews. 2022;38(8):e3572.</w:t>
      </w:r>
    </w:p>
    <w:p w14:paraId="51E7F29C" w14:textId="77777777" w:rsidR="004E7761" w:rsidRPr="004E7761" w:rsidRDefault="004E7761" w:rsidP="004E7761">
      <w:pPr>
        <w:pStyle w:val="EndNoteBibliography"/>
        <w:spacing w:after="0"/>
      </w:pPr>
      <w:r w:rsidRPr="004E7761">
        <w:t>3.</w:t>
      </w:r>
      <w:r w:rsidRPr="004E7761">
        <w:tab/>
        <w:t>Cousin E, Schmidt MI, Ong KL, Lozano R, Afshin A, Abushouk AI, et al. Burden of diabetes and hyperglycaemia in adults in the Americas, 1990–2019: a systematic analysis for the Global Burden of Disease Study 2019. The lancet Diabetes &amp; endocrinology. 2022;10(9):655-67.</w:t>
      </w:r>
    </w:p>
    <w:p w14:paraId="57D50727" w14:textId="77777777" w:rsidR="004E7761" w:rsidRPr="004E7761" w:rsidRDefault="004E7761" w:rsidP="004E7761">
      <w:pPr>
        <w:pStyle w:val="EndNoteBibliography"/>
      </w:pPr>
      <w:r w:rsidRPr="004E7761">
        <w:t>4.</w:t>
      </w:r>
      <w:r w:rsidRPr="004E7761">
        <w:tab/>
        <w:t>Murray CJ, Aravkin AY, Zheng P, Abbafati C, Abbas KM, Abbasi-Kangevari M, et al. Global burden of 87 risk factors in 204 countries and territories, 1990–2019: a systematic analysis for the Global Burden of Disease Study 2019. The lancet. 2020;396(10258):1223-49.</w:t>
      </w:r>
    </w:p>
    <w:p w14:paraId="0005D184" w14:textId="733F20AA" w:rsidR="009E5D9C" w:rsidRDefault="00A0559C" w:rsidP="009E5D9C">
      <w:pPr>
        <w:pStyle w:val="NormalWeb"/>
      </w:pPr>
      <w:r>
        <w:fldChar w:fldCharType="end"/>
      </w:r>
    </w:p>
    <w:sectPr w:rsidR="009E5D9C" w:rsidSect="00597F63">
      <w:headerReference w:type="even" r:id="rId18"/>
      <w:headerReference w:type="default" r:id="rId19"/>
      <w:footerReference w:type="even" r:id="rId20"/>
      <w:footerReference w:type="default" r:id="rId21"/>
      <w:headerReference w:type="first" r:id="rId22"/>
      <w:footerReference w:type="first" r:id="rId23"/>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Bruce Duncan" w:date="2024-02-12T09:28:00Z" w:initials="BD">
    <w:p w14:paraId="2009A2D9" w14:textId="77777777" w:rsidR="00F8565A" w:rsidRDefault="00C16701" w:rsidP="00F8565A">
      <w:pPr>
        <w:pStyle w:val="Textodecomentrio"/>
      </w:pPr>
      <w:r>
        <w:rPr>
          <w:rStyle w:val="Refdecomentrio"/>
        </w:rPr>
        <w:annotationRef/>
      </w:r>
      <w:r w:rsidR="00F8565A">
        <w:t>Need to decide if will emphasize South America total population here or country medians. Note, median DALYs increased. I favor placing overall SA (i.e., Fig 1 data) here.</w:t>
      </w:r>
    </w:p>
  </w:comment>
  <w:comment w:id="11" w:author="Rita Mattiello" w:date="2024-02-14T11:21:00Z" w:initials="RM">
    <w:p w14:paraId="5031190D" w14:textId="77777777" w:rsidR="00FE7B80" w:rsidRDefault="00A0559C" w:rsidP="00FE7B80">
      <w:pPr>
        <w:pStyle w:val="Textodecomentrio"/>
      </w:pPr>
      <w:r>
        <w:rPr>
          <w:rStyle w:val="Refdecomentrio"/>
        </w:rPr>
        <w:annotationRef/>
      </w:r>
      <w:r w:rsidR="00FE7B80">
        <w:rPr>
          <w:lang w:val="en-US"/>
        </w:rPr>
        <w:t xml:space="preserve">We couldn't obtain the average and 95% uncertainty intervals of the burden attributable to hyperglycemia (mortality, YLLs, YLDs, DALYs, and SEV) in adults </w:t>
      </w:r>
      <w:r w:rsidR="00FE7B80">
        <w:rPr>
          <w:u w:val="single"/>
          <w:lang w:val="en-US"/>
        </w:rPr>
        <w:t>&gt;</w:t>
      </w:r>
      <w:r w:rsidR="00FE7B80">
        <w:rPr>
          <w:lang w:val="en-US"/>
        </w:rPr>
        <w:t xml:space="preserve">25 years in 12 South American countries data associated (Argentina, Bolivia, Brazil, Chile, Colombia, Ecuador, Guyana, Paraguay, Peru, Suriname, Uruguay, and Venezuela) from 1990 to 2019 countries using GBD tools. </w:t>
      </w:r>
    </w:p>
    <w:p w14:paraId="4C9FA98F" w14:textId="77777777" w:rsidR="00FE7B80" w:rsidRDefault="00FE7B80" w:rsidP="00FE7B80">
      <w:pPr>
        <w:pStyle w:val="Textodecomentrio"/>
      </w:pPr>
      <w:r>
        <w:rPr>
          <w:lang w:val="en-US"/>
        </w:rPr>
        <w:t>The 12 South American countries' estimates associated included in this article were calculated manually based on individual estimates for each country. All estimates described in this article included all age groups</w:t>
      </w:r>
    </w:p>
  </w:comment>
  <w:comment w:id="19" w:author="Bruce Duncan" w:date="2023-09-01T09:20:00Z" w:initials="">
    <w:p w14:paraId="116C3021" w14:textId="7D61F347" w:rsidR="001468DB" w:rsidRDefault="001468DB" w:rsidP="001468DB">
      <w:pPr>
        <w:pStyle w:val="Textodecomentrio"/>
      </w:pPr>
      <w:r>
        <w:rPr>
          <w:color w:val="000000"/>
        </w:rPr>
        <w:t xml:space="preserve">I have added a result here which will need a 95%UI. </w:t>
      </w:r>
    </w:p>
    <w:p w14:paraId="49B0954E" w14:textId="77777777" w:rsidR="001468DB" w:rsidRDefault="001468DB" w:rsidP="001468DB">
      <w:pPr>
        <w:pStyle w:val="Textodecomentrio"/>
      </w:pPr>
      <w:r>
        <w:rPr>
          <w:color w:val="000000"/>
        </w:rPr>
        <w:t>We also need to avoid too many numbers in the text, making it hard for readers to grasp what we are saying. The numbers are in the tables and represented in the figures. If we can use relatively few numbers in the text and make more qualitative statements when listing individual countries, it will make reading the article much more enjoyable.</w:t>
      </w:r>
    </w:p>
  </w:comment>
  <w:comment w:id="20" w:author="Rita Mattiello" w:date="2024-02-15T11:48:00Z" w:initials="RM">
    <w:p w14:paraId="39598409" w14:textId="77777777" w:rsidR="009E6886" w:rsidRDefault="009E6886" w:rsidP="009E6886">
      <w:pPr>
        <w:pStyle w:val="Textodecomentrio"/>
      </w:pPr>
      <w:r>
        <w:rPr>
          <w:rStyle w:val="Refdecomentrio"/>
        </w:rPr>
        <w:annotationRef/>
      </w:r>
      <w:r>
        <w:t xml:space="preserve">We couldn't obtain the average and 95% uncertainty intervals of the burden attributable to hyperglycemia (mortality, YLLs, YLDs, DALYs, and SEV) in adults </w:t>
      </w:r>
      <w:r>
        <w:rPr>
          <w:u w:val="single"/>
        </w:rPr>
        <w:t>&gt;</w:t>
      </w:r>
      <w:r>
        <w:t xml:space="preserve">25 years in 12 South American countries data associated (Argentina, Bolivia, Brazil, Chile, Colombia, Ecuador, Guyana, Paraguay, Peru, Suriname, Uruguay, and Venezuela) from 1990 to 2019 countries using GBD tools. </w:t>
      </w:r>
    </w:p>
    <w:p w14:paraId="4117AB62" w14:textId="77777777" w:rsidR="009E6886" w:rsidRDefault="009E6886" w:rsidP="009E6886">
      <w:pPr>
        <w:pStyle w:val="Textodecomentrio"/>
      </w:pPr>
      <w:r>
        <w:t>The 12 South American countries' estimates associated included in this article were calculated manually based on individual estimates for each country. All estimates described in this article included all age groups</w:t>
      </w:r>
    </w:p>
  </w:comment>
  <w:comment w:id="22" w:author="Bruce Duncan" w:date="2024-02-09T16:02:00Z" w:initials="BD">
    <w:p w14:paraId="5380867D" w14:textId="24882ED9" w:rsidR="00981E1D" w:rsidRDefault="00981E1D" w:rsidP="00981E1D">
      <w:pPr>
        <w:pStyle w:val="Textodecomentrio"/>
      </w:pPr>
      <w:r>
        <w:rPr>
          <w:rStyle w:val="Refdecomentrio"/>
        </w:rPr>
        <w:annotationRef/>
      </w:r>
      <w:r>
        <w:t>Need to have some data here to affirm this. This seems easy and hopefully we can get a 95%CI around it too.</w:t>
      </w:r>
    </w:p>
  </w:comment>
  <w:comment w:id="23" w:author="Bruce Duncan" w:date="2024-02-09T16:30:00Z" w:initials="BD">
    <w:p w14:paraId="78EFDC7A" w14:textId="77777777" w:rsidR="00AB1B58" w:rsidRDefault="00AB1B58" w:rsidP="001468DB">
      <w:pPr>
        <w:pStyle w:val="Textodecomentrio"/>
      </w:pPr>
      <w:r>
        <w:rPr>
          <w:rStyle w:val="Refdecomentrio"/>
        </w:rPr>
        <w:annotationRef/>
      </w:r>
      <w:r>
        <w:t>Is this mean, or weighted by population size? Need to describe well in methods.</w:t>
      </w:r>
    </w:p>
  </w:comment>
  <w:comment w:id="24" w:author="Rita Mattiello" w:date="2024-02-16T09:31:00Z" w:initials="RM">
    <w:p w14:paraId="7129DC11" w14:textId="7727123B" w:rsidR="005501C8" w:rsidRDefault="005501C8" w:rsidP="005501C8">
      <w:pPr>
        <w:pStyle w:val="Textodecomentrio"/>
      </w:pPr>
      <w:r>
        <w:rPr>
          <w:rStyle w:val="Refdecomentrio"/>
        </w:rPr>
        <w:annotationRef/>
      </w:r>
      <w:r>
        <w:t>@Rodrigo?</w:t>
      </w:r>
      <w:r w:rsidR="00337F18">
        <w:t xml:space="preserve"> @</w:t>
      </w:r>
      <w:proofErr w:type="spellStart"/>
      <w:r w:rsidR="00337F18">
        <w:t>sergio</w:t>
      </w:r>
      <w:proofErr w:type="spellEnd"/>
      <w:r w:rsidR="00337F18">
        <w:t>?</w:t>
      </w:r>
    </w:p>
  </w:comment>
  <w:comment w:id="25" w:author="Bruce Duncan" w:date="2024-02-09T16:47:00Z" w:initials="BD">
    <w:p w14:paraId="022DEBF4" w14:textId="207DDCD2" w:rsidR="0060275F" w:rsidRDefault="0060275F" w:rsidP="0060275F">
      <w:pPr>
        <w:pStyle w:val="Textodecomentrio"/>
      </w:pPr>
      <w:r>
        <w:rPr>
          <w:rStyle w:val="Refdecomentrio"/>
        </w:rPr>
        <w:annotationRef/>
      </w:r>
      <w:r>
        <w:t>Hopefully broader. Can you do this?</w:t>
      </w:r>
    </w:p>
  </w:comment>
  <w:comment w:id="26" w:author="PPGEPI" w:date="2024-04-18T08:33:00Z" w:initials="P">
    <w:p w14:paraId="3F423278" w14:textId="3A296BAB" w:rsidR="004D18BA" w:rsidRDefault="004D18BA">
      <w:pPr>
        <w:pStyle w:val="Textodecomentrio"/>
      </w:pPr>
      <w:r>
        <w:rPr>
          <w:rStyle w:val="Refdecomentrio"/>
        </w:rPr>
        <w:annotationRef/>
      </w:r>
      <w:r>
        <w:t>@</w:t>
      </w:r>
      <w:proofErr w:type="spellStart"/>
      <w:r>
        <w:t>sergio</w:t>
      </w:r>
      <w:proofErr w:type="spellEnd"/>
    </w:p>
  </w:comment>
  <w:comment w:id="27" w:author="Bruce Duncan" w:date="2024-02-09T16:58:00Z" w:initials="BD">
    <w:p w14:paraId="73BF597B" w14:textId="77777777" w:rsidR="001468DB" w:rsidRDefault="00041B74" w:rsidP="001468DB">
      <w:pPr>
        <w:pStyle w:val="Textodecomentrio"/>
      </w:pPr>
      <w:r>
        <w:rPr>
          <w:rStyle w:val="Refdecomentrio"/>
        </w:rPr>
        <w:annotationRef/>
      </w:r>
      <w:proofErr w:type="spellStart"/>
      <w:r w:rsidR="001468DB">
        <w:t>Not</w:t>
      </w:r>
      <w:proofErr w:type="spellEnd"/>
      <w:r w:rsidR="001468DB">
        <w:t xml:space="preserve"> </w:t>
      </w:r>
      <w:proofErr w:type="spellStart"/>
      <w:r w:rsidR="001468DB">
        <w:t>sure</w:t>
      </w:r>
      <w:proofErr w:type="spellEnd"/>
      <w:r w:rsidR="001468DB">
        <w:t xml:space="preserve"> </w:t>
      </w:r>
      <w:proofErr w:type="spellStart"/>
      <w:r w:rsidR="001468DB">
        <w:t>we</w:t>
      </w:r>
      <w:proofErr w:type="spellEnd"/>
      <w:r w:rsidR="001468DB">
        <w:t xml:space="preserve"> </w:t>
      </w:r>
      <w:proofErr w:type="spellStart"/>
      <w:r w:rsidR="001468DB">
        <w:t>will</w:t>
      </w:r>
      <w:proofErr w:type="spellEnd"/>
      <w:r w:rsidR="001468DB">
        <w:t xml:space="preserve"> wish to maintain these data. If so, we should create a more summarized version, perhaps a 12 country by 15 ranked 1 to 15  cause grid horizontally. with countries vertically and the causes listed in rank order for each country.</w:t>
      </w:r>
    </w:p>
  </w:comment>
  <w:comment w:id="28" w:author="Bruce Duncan" w:date="2023-08-31T16:31:00Z" w:initials="">
    <w:p w14:paraId="490456CA" w14:textId="77777777" w:rsidR="00C16701" w:rsidRDefault="00C16701" w:rsidP="00C16701">
      <w:pPr>
        <w:pStyle w:val="Textodecomentrio"/>
      </w:pPr>
      <w:r>
        <w:rPr>
          <w:color w:val="000000"/>
        </w:rPr>
        <w:t xml:space="preserve">For now, we probably should discuss the response of these countries. PAHO has much data on preparedness. Which countries have NCD plans, which offer given interventions, etc. We need to have at least a paragraph about this, and perhaps a comparison of those with greater preparedness vs. Level of exposure/burden and change in level of exposure/burden. </w:t>
      </w:r>
    </w:p>
    <w:p w14:paraId="46825F52" w14:textId="77777777" w:rsidR="00C16701" w:rsidRDefault="00C16701" w:rsidP="00C16701">
      <w:pPr>
        <w:pStyle w:val="Textodecomentrio"/>
      </w:pPr>
      <w:r>
        <w:rPr>
          <w:color w:val="000000"/>
        </w:rPr>
        <w:t>The journals wants more than just standard GBD analyses.</w:t>
      </w:r>
    </w:p>
  </w:comment>
  <w:comment w:id="29" w:author="Anelise Szortyka" w:date="2023-09-27T00:42:00Z" w:initials="">
    <w:p w14:paraId="128FA1C3" w14:textId="77777777" w:rsidR="00C16701" w:rsidRDefault="00C16701" w:rsidP="00C16701">
      <w:pPr>
        <w:widowControl w:val="0"/>
        <w:pBdr>
          <w:top w:val="nil"/>
          <w:left w:val="nil"/>
          <w:bottom w:val="nil"/>
          <w:right w:val="nil"/>
          <w:between w:val="nil"/>
        </w:pBdr>
        <w:spacing w:line="240" w:lineRule="auto"/>
        <w:rPr>
          <w:color w:val="000000"/>
        </w:rPr>
      </w:pPr>
      <w:r>
        <w:rPr>
          <w:rFonts w:ascii="Arial" w:eastAsia="Arial" w:hAnsi="Arial" w:cs="Arial"/>
          <w:color w:val="000000"/>
        </w:rPr>
        <w:t>ok</w:t>
      </w:r>
    </w:p>
  </w:comment>
  <w:comment w:id="30" w:author="Bruce Duncan" w:date="2024-02-10T16:57:00Z" w:initials="BD">
    <w:p w14:paraId="2B3D6891" w14:textId="77777777" w:rsidR="00C16701" w:rsidRDefault="00C16701" w:rsidP="00C16701">
      <w:pPr>
        <w:pStyle w:val="Textodecomentrio"/>
      </w:pPr>
      <w:r>
        <w:rPr>
          <w:rStyle w:val="Refdecomentrio"/>
        </w:rPr>
        <w:annotationRef/>
      </w:r>
      <w:r>
        <w:rPr>
          <w:color w:val="000000"/>
        </w:rPr>
        <w:t>Stopped my review (10/02) here.</w:t>
      </w:r>
    </w:p>
  </w:comment>
  <w:comment w:id="31" w:author="PPGEPI" w:date="2024-04-18T08:15:00Z" w:initials="P">
    <w:p w14:paraId="02A98B2E" w14:textId="7E316377" w:rsidR="00337F18" w:rsidRDefault="00337F18">
      <w:pPr>
        <w:pStyle w:val="Textodecomentrio"/>
      </w:pPr>
      <w:r>
        <w:rPr>
          <w:rStyle w:val="Refdecomentrio"/>
        </w:rPr>
        <w:annotationRef/>
      </w:r>
    </w:p>
  </w:comment>
  <w:comment w:id="32" w:author="PPGEPI" w:date="2024-04-18T08:34:00Z" w:initials="P">
    <w:p w14:paraId="5F425885" w14:textId="09F89FF6" w:rsidR="004D18BA" w:rsidRDefault="004D18BA">
      <w:pPr>
        <w:pStyle w:val="Textodecomentrio"/>
      </w:pPr>
      <w:r>
        <w:rPr>
          <w:rStyle w:val="Refdecomentrio"/>
        </w:rPr>
        <w:annotationRef/>
      </w:r>
      <w:r>
        <w:t>@</w:t>
      </w:r>
      <w:proofErr w:type="spellStart"/>
      <w:r>
        <w:t>Taty</w:t>
      </w:r>
      <w:proofErr w:type="spellEnd"/>
      <w:r>
        <w:t xml:space="preserve"> você poderia procurar o material da PAHO que mostra os que </w:t>
      </w:r>
      <w:proofErr w:type="gramStart"/>
      <w:r>
        <w:t xml:space="preserve">os países da </w:t>
      </w:r>
      <w:proofErr w:type="spellStart"/>
      <w:r>
        <w:t>America</w:t>
      </w:r>
      <w:proofErr w:type="spellEnd"/>
      <w:r>
        <w:t xml:space="preserve"> Latina tem</w:t>
      </w:r>
      <w:proofErr w:type="gramEnd"/>
      <w:r>
        <w:t xml:space="preserve"> feito para diminuir as doenças crônicas</w:t>
      </w:r>
    </w:p>
  </w:comment>
  <w:comment w:id="48" w:author="PPGEPI" w:date="2024-04-18T08:44:00Z" w:initials="P">
    <w:p w14:paraId="1D44BC1D" w14:textId="7353D25F" w:rsidR="00626A5F" w:rsidRDefault="00626A5F">
      <w:pPr>
        <w:pStyle w:val="Textodecomentrio"/>
      </w:pPr>
      <w:r>
        <w:rPr>
          <w:rStyle w:val="Refdecomentrio"/>
        </w:rPr>
        <w:annotationRef/>
      </w:r>
      <w:proofErr w:type="spellStart"/>
      <w:r>
        <w:t>Aanelise</w:t>
      </w:r>
      <w:proofErr w:type="spellEnd"/>
    </w:p>
  </w:comment>
  <w:comment w:id="49" w:author="PPGEPI" w:date="2024-04-18T08:44:00Z" w:initials="P">
    <w:p w14:paraId="71BA8271" w14:textId="0AA86906" w:rsidR="00626A5F" w:rsidRDefault="00626A5F">
      <w:pPr>
        <w:pStyle w:val="Textodecomentrio"/>
      </w:pPr>
      <w:r>
        <w:rPr>
          <w:rStyle w:val="Refdecomentrio"/>
        </w:rPr>
        <w:annotationRef/>
      </w:r>
      <w:r>
        <w:t>@</w:t>
      </w:r>
      <w:proofErr w:type="spellStart"/>
      <w:r>
        <w:t>anelise</w:t>
      </w:r>
      <w:proofErr w:type="spellEnd"/>
      <w:r>
        <w:t xml:space="preserve"> não entendi o </w:t>
      </w:r>
      <w:proofErr w:type="spellStart"/>
      <w:r>
        <w:t>ranqueadmento</w:t>
      </w:r>
      <w:proofErr w:type="spellEnd"/>
      <w:r>
        <w:t xml:space="preserve"> dessa frase.</w:t>
      </w:r>
    </w:p>
  </w:comment>
  <w:comment w:id="65" w:author="Bruce Duncan" w:date="2024-02-12T16:14:00Z" w:initials="BD">
    <w:p w14:paraId="548F155A" w14:textId="77777777" w:rsidR="00896AA1" w:rsidRDefault="00896AA1" w:rsidP="00896AA1">
      <w:pPr>
        <w:pStyle w:val="Textodecomentrio"/>
      </w:pPr>
      <w:r>
        <w:rPr>
          <w:rStyle w:val="Refdecomentrio"/>
        </w:rPr>
        <w:annotationRef/>
      </w:r>
      <w:r>
        <w:t xml:space="preserve">David </w:t>
      </w:r>
      <w:proofErr w:type="spellStart"/>
      <w:r>
        <w:t>Ogilvie</w:t>
      </w:r>
      <w:proofErr w:type="spellEnd"/>
      <w:r>
        <w:t xml:space="preserve"> ﻿﻿‍‍ ,1 Jean Adams,1 Adrian Bauman,2 Edward W. Gregg,3 Jenna Panter,1</w:t>
      </w:r>
    </w:p>
    <w:p w14:paraId="10330BC5" w14:textId="77777777" w:rsidR="00896AA1" w:rsidRDefault="00896AA1" w:rsidP="00896AA1">
      <w:pPr>
        <w:pStyle w:val="Textodecomentrio"/>
      </w:pPr>
      <w:r>
        <w:t>Karen R. Siegel,4 Nicholas J. Wareham,1 Martin White.</w:t>
      </w:r>
    </w:p>
    <w:p w14:paraId="11573187" w14:textId="77777777" w:rsidR="00896AA1" w:rsidRDefault="00896AA1" w:rsidP="00896AA1">
      <w:pPr>
        <w:pStyle w:val="Textodecomentrio"/>
      </w:pPr>
      <w:r>
        <w:t>Using natural experimental studies to guide public health action: turning the evidence-based medicine paradigm on its head.</w:t>
      </w:r>
    </w:p>
    <w:p w14:paraId="5740B38D" w14:textId="77777777" w:rsidR="00896AA1" w:rsidRDefault="00896AA1" w:rsidP="00896AA1">
      <w:pPr>
        <w:pStyle w:val="Textodecomentrio"/>
      </w:pPr>
      <w:r>
        <w:t xml:space="preserve"> J Epidemiol Community Health 2020;</w:t>
      </w:r>
      <w:r>
        <w:rPr>
          <w:b/>
          <w:bCs/>
        </w:rPr>
        <w:t>74</w:t>
      </w:r>
      <w:r>
        <w:t>:203–208. doi:10.1136/jech-2019-213085</w:t>
      </w:r>
    </w:p>
  </w:comment>
  <w:comment w:id="71" w:author="Bruce Duncan" w:date="2024-02-12T17:38:00Z" w:initials="BD">
    <w:p w14:paraId="559554E3" w14:textId="77777777" w:rsidR="0096422A" w:rsidRDefault="0096422A" w:rsidP="0096422A">
      <w:pPr>
        <w:pStyle w:val="Textodecomentrio"/>
      </w:pPr>
      <w:r>
        <w:rPr>
          <w:rStyle w:val="Refdecomentrio"/>
        </w:rPr>
        <w:annotationRef/>
      </w:r>
      <w:r>
        <w:t>Does this survey have a year? Give ref.</w:t>
      </w:r>
    </w:p>
  </w:comment>
  <w:comment w:id="81" w:author="Anelise Szortyka" w:date="2023-09-26T02:47:00Z" w:initials="">
    <w:p w14:paraId="672DB217" w14:textId="77777777" w:rsidR="0088754A" w:rsidRDefault="0088754A" w:rsidP="0088754A">
      <w:pPr>
        <w:widowControl w:val="0"/>
        <w:pBdr>
          <w:top w:val="nil"/>
          <w:left w:val="nil"/>
          <w:bottom w:val="nil"/>
          <w:right w:val="nil"/>
          <w:between w:val="nil"/>
        </w:pBdr>
        <w:spacing w:line="240" w:lineRule="auto"/>
        <w:rPr>
          <w:color w:val="000000"/>
        </w:rPr>
      </w:pPr>
      <w:r>
        <w:rPr>
          <w:rFonts w:ascii="Arial" w:eastAsia="Arial" w:hAnsi="Arial" w:cs="Arial"/>
          <w:color w:val="000000"/>
        </w:rPr>
        <w:t>tabela da página 4 de </w:t>
      </w:r>
    </w:p>
    <w:p w14:paraId="5F161D4E" w14:textId="77777777" w:rsidR="0088754A" w:rsidRDefault="0088754A" w:rsidP="0088754A">
      <w:pPr>
        <w:widowControl w:val="0"/>
        <w:pBdr>
          <w:top w:val="nil"/>
          <w:left w:val="nil"/>
          <w:bottom w:val="nil"/>
          <w:right w:val="nil"/>
          <w:between w:val="nil"/>
        </w:pBdr>
        <w:spacing w:line="240" w:lineRule="auto"/>
        <w:rPr>
          <w:color w:val="000000"/>
        </w:rPr>
      </w:pPr>
      <w:r>
        <w:rPr>
          <w:rFonts w:ascii="Arial" w:eastAsia="Arial" w:hAnsi="Arial" w:cs="Arial"/>
          <w:color w:val="000000"/>
        </w:rPr>
        <w:t>COUNTRY SNAPSHOT</w:t>
      </w:r>
    </w:p>
    <w:p w14:paraId="6E6F2A53" w14:textId="77777777" w:rsidR="0088754A" w:rsidRDefault="0088754A" w:rsidP="0088754A">
      <w:pPr>
        <w:widowControl w:val="0"/>
        <w:pBdr>
          <w:top w:val="nil"/>
          <w:left w:val="nil"/>
          <w:bottom w:val="nil"/>
          <w:right w:val="nil"/>
          <w:between w:val="nil"/>
        </w:pBdr>
        <w:spacing w:line="240" w:lineRule="auto"/>
        <w:rPr>
          <w:color w:val="000000"/>
        </w:rPr>
      </w:pPr>
      <w:r>
        <w:rPr>
          <w:rFonts w:ascii="Arial" w:eastAsia="Arial" w:hAnsi="Arial" w:cs="Arial"/>
          <w:color w:val="000000"/>
        </w:rPr>
        <w:t>of Diabetes Prevention</w:t>
      </w:r>
    </w:p>
    <w:p w14:paraId="39B7AF0F" w14:textId="77777777" w:rsidR="0088754A" w:rsidRDefault="0088754A" w:rsidP="0088754A">
      <w:pPr>
        <w:widowControl w:val="0"/>
        <w:pBdr>
          <w:top w:val="nil"/>
          <w:left w:val="nil"/>
          <w:bottom w:val="nil"/>
          <w:right w:val="nil"/>
          <w:between w:val="nil"/>
        </w:pBdr>
        <w:spacing w:line="240" w:lineRule="auto"/>
        <w:rPr>
          <w:color w:val="000000"/>
        </w:rPr>
      </w:pPr>
      <w:r>
        <w:rPr>
          <w:rFonts w:ascii="Arial" w:eastAsia="Arial" w:hAnsi="Arial" w:cs="Arial"/>
          <w:color w:val="000000"/>
        </w:rPr>
        <w:t>and Control in the Americas</w:t>
      </w:r>
    </w:p>
    <w:p w14:paraId="56C3A47F" w14:textId="77777777" w:rsidR="0088754A" w:rsidRDefault="0088754A" w:rsidP="0088754A">
      <w:pPr>
        <w:widowControl w:val="0"/>
        <w:pBdr>
          <w:top w:val="nil"/>
          <w:left w:val="nil"/>
          <w:bottom w:val="nil"/>
          <w:right w:val="nil"/>
          <w:between w:val="nil"/>
        </w:pBdr>
        <w:spacing w:line="240" w:lineRule="auto"/>
        <w:rPr>
          <w:color w:val="000000"/>
        </w:rPr>
      </w:pPr>
    </w:p>
    <w:p w14:paraId="2A8A7202" w14:textId="77777777" w:rsidR="0088754A" w:rsidRDefault="0088754A" w:rsidP="0088754A">
      <w:pPr>
        <w:widowControl w:val="0"/>
        <w:pBdr>
          <w:top w:val="nil"/>
          <w:left w:val="nil"/>
          <w:bottom w:val="nil"/>
          <w:right w:val="nil"/>
          <w:between w:val="nil"/>
        </w:pBdr>
        <w:spacing w:line="240" w:lineRule="auto"/>
        <w:rPr>
          <w:color w:val="000000"/>
        </w:rPr>
      </w:pPr>
      <w:r>
        <w:rPr>
          <w:rFonts w:ascii="Arial" w:eastAsia="Arial" w:hAnsi="Arial" w:cs="Arial"/>
          <w:color w:val="000000"/>
        </w:rPr>
        <w:t>Disponível em: https://iris.paho.org/bitstream/handle/10665.2/55326/PAHONMHNV210041_eng.pdf?sequence=1&amp;isAllowed=y</w:t>
      </w:r>
    </w:p>
  </w:comment>
  <w:comment w:id="147" w:author="Bruce Duncan" w:date="2023-08-31T16:25:00Z" w:initials="">
    <w:p w14:paraId="20184EE8" w14:textId="77777777" w:rsidR="0009135E" w:rsidRDefault="0009135E" w:rsidP="0009135E">
      <w:pPr>
        <w:pStyle w:val="Textodecomentrio"/>
      </w:pPr>
      <w:r>
        <w:rPr>
          <w:color w:val="000000"/>
        </w:rPr>
        <w:t>Will we need to include a GATHER statement? Any other statement? Do the instructions speak to this? I suggest citing the 2019 RF capstone to support that the GATHER guidelines were followed, rather than recreate it.</w:t>
      </w:r>
    </w:p>
  </w:comment>
  <w:comment w:id="176" w:author="Bruce Duncan" w:date="2024-02-09T17:12:00Z" w:initials="BD">
    <w:p w14:paraId="38C23FA7" w14:textId="77777777" w:rsidR="00C16701" w:rsidRDefault="00C16701" w:rsidP="00C16701">
      <w:pPr>
        <w:pStyle w:val="Textodecomentrio"/>
      </w:pPr>
      <w:r>
        <w:rPr>
          <w:rStyle w:val="Refdecomentrio"/>
        </w:rPr>
        <w:annotationRef/>
      </w:r>
      <w:r>
        <w:t xml:space="preserve">It </w:t>
      </w:r>
      <w:proofErr w:type="spellStart"/>
      <w:r>
        <w:t>would</w:t>
      </w:r>
      <w:proofErr w:type="spellEnd"/>
      <w:r>
        <w:t xml:space="preserve"> </w:t>
      </w:r>
      <w:proofErr w:type="spellStart"/>
      <w:r>
        <w:t>be</w:t>
      </w:r>
      <w:proofErr w:type="spellEnd"/>
      <w:r>
        <w:t xml:space="preserve"> </w:t>
      </w:r>
      <w:proofErr w:type="spellStart"/>
      <w:r>
        <w:t>much</w:t>
      </w:r>
      <w:proofErr w:type="spellEnd"/>
      <w:r>
        <w:t xml:space="preserve"> more instructive, if possible, to create a separate vertical axis (to the right of each graph) for SEV, going from zero </w:t>
      </w:r>
      <w:proofErr w:type="gramStart"/>
      <w:r>
        <w:t>to ?</w:t>
      </w:r>
      <w:proofErr w:type="gramEnd"/>
      <w:r>
        <w:t xml:space="preserve">?. </w:t>
      </w:r>
    </w:p>
    <w:p w14:paraId="0F10C6BB" w14:textId="77777777" w:rsidR="00C16701" w:rsidRDefault="00C16701" w:rsidP="00C16701">
      <w:pPr>
        <w:pStyle w:val="Textodecomentrio"/>
      </w:pPr>
    </w:p>
    <w:p w14:paraId="11A4BE57" w14:textId="77777777" w:rsidR="00C16701" w:rsidRDefault="00C16701" w:rsidP="00C16701">
      <w:pPr>
        <w:pStyle w:val="Textodecomentrio"/>
      </w:pPr>
      <w:r>
        <w:t>Where is SEV for all-ages?</w:t>
      </w:r>
    </w:p>
  </w:comment>
  <w:comment w:id="177" w:author="Bruce Duncan" w:date="2024-02-09T17:20:00Z" w:initials="BD">
    <w:p w14:paraId="7826D13D" w14:textId="77777777" w:rsidR="00C16701" w:rsidRDefault="00C16701" w:rsidP="00C16701">
      <w:pPr>
        <w:pStyle w:val="Textodecomentrio"/>
      </w:pPr>
      <w:r>
        <w:rPr>
          <w:rStyle w:val="Refdecomentrio"/>
        </w:rPr>
        <w:annotationRef/>
      </w:r>
      <w:r>
        <w:t>See comment in the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009A2D9" w15:done="0"/>
  <w15:commentEx w15:paraId="4C9FA98F" w15:paraIdParent="2009A2D9" w15:done="0"/>
  <w15:commentEx w15:paraId="49B0954E" w15:done="0"/>
  <w15:commentEx w15:paraId="4117AB62" w15:paraIdParent="49B0954E" w15:done="0"/>
  <w15:commentEx w15:paraId="5380867D" w15:done="0"/>
  <w15:commentEx w15:paraId="78EFDC7A" w15:done="0"/>
  <w15:commentEx w15:paraId="7129DC11" w15:paraIdParent="78EFDC7A" w15:done="0"/>
  <w15:commentEx w15:paraId="022DEBF4" w15:done="0"/>
  <w15:commentEx w15:paraId="3F423278" w15:paraIdParent="022DEBF4" w15:done="0"/>
  <w15:commentEx w15:paraId="73BF597B" w15:done="0"/>
  <w15:commentEx w15:paraId="46825F52" w15:done="0"/>
  <w15:commentEx w15:paraId="128FA1C3" w15:paraIdParent="46825F52" w15:done="0"/>
  <w15:commentEx w15:paraId="2B3D6891" w15:paraIdParent="46825F52" w15:done="0"/>
  <w15:commentEx w15:paraId="02A98B2E" w15:paraIdParent="46825F52" w15:done="0"/>
  <w15:commentEx w15:paraId="5F425885" w15:paraIdParent="46825F52" w15:done="0"/>
  <w15:commentEx w15:paraId="1D44BC1D" w15:done="1"/>
  <w15:commentEx w15:paraId="71BA8271" w15:paraIdParent="1D44BC1D" w15:done="0"/>
  <w15:commentEx w15:paraId="5740B38D" w15:done="0"/>
  <w15:commentEx w15:paraId="559554E3" w15:done="0"/>
  <w15:commentEx w15:paraId="2A8A7202" w15:done="0"/>
  <w15:commentEx w15:paraId="20184EE8" w15:done="0"/>
  <w15:commentEx w15:paraId="11A4BE57" w15:done="0"/>
  <w15:commentEx w15:paraId="7826D1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2EC2274" w16cex:dateUtc="2024-02-12T12:28:00Z"/>
  <w16cex:commentExtensible w16cex:durableId="1CCF0489" w16cex:dateUtc="2024-02-14T14:21:00Z"/>
  <w16cex:commentExtensible w16cex:durableId="19ED69BF" w16cex:dateUtc="2024-02-15T14:48:00Z"/>
  <w16cex:commentExtensible w16cex:durableId="31DC1AE2" w16cex:dateUtc="2024-02-09T19:02:00Z"/>
  <w16cex:commentExtensible w16cex:durableId="7834964F" w16cex:dateUtc="2024-02-09T19:30:00Z"/>
  <w16cex:commentExtensible w16cex:durableId="10BDB643" w16cex:dateUtc="2024-02-16T12:31:00Z"/>
  <w16cex:commentExtensible w16cex:durableId="6355795A" w16cex:dateUtc="2024-02-09T19:47:00Z"/>
  <w16cex:commentExtensible w16cex:durableId="052A12E3" w16cex:dateUtc="2024-02-09T19:58:00Z"/>
  <w16cex:commentExtensible w16cex:durableId="7EE07830" w16cex:dateUtc="2024-02-10T19:57:00Z"/>
  <w16cex:commentExtensible w16cex:durableId="1D5E4192" w16cex:dateUtc="2024-02-12T19:14:00Z"/>
  <w16cex:commentExtensible w16cex:durableId="506A1F28" w16cex:dateUtc="2024-02-12T20:38:00Z"/>
  <w16cex:commentExtensible w16cex:durableId="56DE9FF7" w16cex:dateUtc="2024-02-09T20:12:00Z"/>
  <w16cex:commentExtensible w16cex:durableId="6671FC83" w16cex:dateUtc="2024-02-09T20: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009A2D9" w16cid:durableId="32EC2274"/>
  <w16cid:commentId w16cid:paraId="4C9FA98F" w16cid:durableId="1CCF0489"/>
  <w16cid:commentId w16cid:paraId="49B0954E" w16cid:durableId="47930910"/>
  <w16cid:commentId w16cid:paraId="4117AB62" w16cid:durableId="19ED69BF"/>
  <w16cid:commentId w16cid:paraId="5380867D" w16cid:durableId="31DC1AE2"/>
  <w16cid:commentId w16cid:paraId="78EFDC7A" w16cid:durableId="7834964F"/>
  <w16cid:commentId w16cid:paraId="7129DC11" w16cid:durableId="10BDB643"/>
  <w16cid:commentId w16cid:paraId="022DEBF4" w16cid:durableId="6355795A"/>
  <w16cid:commentId w16cid:paraId="3F423278" w16cid:durableId="29CB5965"/>
  <w16cid:commentId w16cid:paraId="73BF597B" w16cid:durableId="052A12E3"/>
  <w16cid:commentId w16cid:paraId="46825F52" w16cid:durableId="12EA80A1"/>
  <w16cid:commentId w16cid:paraId="128FA1C3" w16cid:durableId="696D8F62"/>
  <w16cid:commentId w16cid:paraId="2B3D6891" w16cid:durableId="7EE07830"/>
  <w16cid:commentId w16cid:paraId="02A98B2E" w16cid:durableId="29CB5511"/>
  <w16cid:commentId w16cid:paraId="5F425885" w16cid:durableId="29CB5986"/>
  <w16cid:commentId w16cid:paraId="1D44BC1D" w16cid:durableId="29CB5BD3"/>
  <w16cid:commentId w16cid:paraId="71BA8271" w16cid:durableId="29CB5BF6"/>
  <w16cid:commentId w16cid:paraId="5740B38D" w16cid:durableId="1D5E4192"/>
  <w16cid:commentId w16cid:paraId="559554E3" w16cid:durableId="506A1F28"/>
  <w16cid:commentId w16cid:paraId="2A8A7202" w16cid:durableId="04F57D9B"/>
  <w16cid:commentId w16cid:paraId="20184EE8" w16cid:durableId="1D088583"/>
  <w16cid:commentId w16cid:paraId="11A4BE57" w16cid:durableId="56DE9FF7"/>
  <w16cid:commentId w16cid:paraId="7826D13D" w16cid:durableId="6671FC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296D23" w14:textId="77777777" w:rsidR="002467B6" w:rsidRDefault="002467B6" w:rsidP="000754FC">
      <w:pPr>
        <w:spacing w:after="0" w:line="240" w:lineRule="auto"/>
      </w:pPr>
      <w:r>
        <w:separator/>
      </w:r>
    </w:p>
  </w:endnote>
  <w:endnote w:type="continuationSeparator" w:id="0">
    <w:p w14:paraId="7CE507FE" w14:textId="77777777" w:rsidR="002467B6" w:rsidRDefault="002467B6" w:rsidP="00075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haker 2 Lancet Regular">
    <w:altName w:val="Calibri"/>
    <w:panose1 w:val="00000000000000000000"/>
    <w:charset w:val="00"/>
    <w:family w:val="swiss"/>
    <w:notTrueType/>
    <w:pitch w:val="default"/>
    <w:sig w:usb0="00000003" w:usb1="00000000" w:usb2="00000000" w:usb3="00000000" w:csb0="00000001"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6668286"/>
      <w:docPartObj>
        <w:docPartGallery w:val="Page Numbers (Bottom of Page)"/>
        <w:docPartUnique/>
      </w:docPartObj>
    </w:sdtPr>
    <w:sdtEndPr/>
    <w:sdtContent>
      <w:p w14:paraId="2D008935" w14:textId="77777777" w:rsidR="00C16701" w:rsidRDefault="00C16701">
        <w:pPr>
          <w:pStyle w:val="Rodap"/>
          <w:jc w:val="right"/>
        </w:pPr>
        <w:r>
          <w:fldChar w:fldCharType="begin"/>
        </w:r>
        <w:r>
          <w:instrText>PAGE   \* MERGEFORMAT</w:instrText>
        </w:r>
        <w:r>
          <w:fldChar w:fldCharType="separate"/>
        </w:r>
        <w:r>
          <w:t>2</w:t>
        </w:r>
        <w:r>
          <w:fldChar w:fldCharType="end"/>
        </w:r>
      </w:p>
    </w:sdtContent>
  </w:sdt>
  <w:p w14:paraId="089C707A" w14:textId="77777777" w:rsidR="00C16701" w:rsidRDefault="00C16701">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95462" w14:textId="77777777" w:rsidR="001506F1" w:rsidRDefault="001506F1">
    <w:pPr>
      <w:pStyle w:val="Rodap"/>
    </w:pPr>
  </w:p>
  <w:p w14:paraId="571A4C70" w14:textId="77777777" w:rsidR="00896AA1" w:rsidRDefault="00896AA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6906003"/>
      <w:docPartObj>
        <w:docPartGallery w:val="Page Numbers (Bottom of Page)"/>
        <w:docPartUnique/>
      </w:docPartObj>
    </w:sdtPr>
    <w:sdtEndPr/>
    <w:sdtContent>
      <w:p w14:paraId="2E6FC1F9" w14:textId="6479F3D6" w:rsidR="00453117" w:rsidRDefault="00453117">
        <w:pPr>
          <w:pStyle w:val="Rodap"/>
          <w:jc w:val="right"/>
        </w:pPr>
        <w:r>
          <w:fldChar w:fldCharType="begin"/>
        </w:r>
        <w:r>
          <w:instrText>PAGE   \* MERGEFORMAT</w:instrText>
        </w:r>
        <w:r>
          <w:fldChar w:fldCharType="separate"/>
        </w:r>
        <w:r>
          <w:t>2</w:t>
        </w:r>
        <w:r>
          <w:fldChar w:fldCharType="end"/>
        </w:r>
      </w:p>
    </w:sdtContent>
  </w:sdt>
  <w:p w14:paraId="01F3EB6B" w14:textId="77777777" w:rsidR="00453117" w:rsidRDefault="00453117">
    <w:pPr>
      <w:pStyle w:val="Rodap"/>
    </w:pPr>
  </w:p>
  <w:p w14:paraId="0861FC4E" w14:textId="77777777" w:rsidR="00896AA1" w:rsidRDefault="00896AA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568CC" w14:textId="77777777" w:rsidR="001506F1" w:rsidRDefault="001506F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ACECEC" w14:textId="77777777" w:rsidR="002467B6" w:rsidRDefault="002467B6" w:rsidP="000754FC">
      <w:pPr>
        <w:spacing w:after="0" w:line="240" w:lineRule="auto"/>
      </w:pPr>
      <w:r>
        <w:separator/>
      </w:r>
    </w:p>
  </w:footnote>
  <w:footnote w:type="continuationSeparator" w:id="0">
    <w:p w14:paraId="2CEFB855" w14:textId="77777777" w:rsidR="002467B6" w:rsidRDefault="002467B6" w:rsidP="000754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3615DD" w14:textId="77777777" w:rsidR="00C16701" w:rsidRDefault="00C16701">
    <w:pPr>
      <w:pBdr>
        <w:top w:val="nil"/>
        <w:left w:val="nil"/>
        <w:bottom w:val="nil"/>
        <w:right w:val="nil"/>
        <w:between w:val="nil"/>
      </w:pBdr>
      <w:tabs>
        <w:tab w:val="center" w:pos="4419"/>
        <w:tab w:val="right" w:pos="8838"/>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B02AE" w14:textId="77777777" w:rsidR="001506F1" w:rsidRDefault="001506F1">
    <w:pPr>
      <w:pStyle w:val="Cabealho"/>
    </w:pPr>
  </w:p>
  <w:p w14:paraId="5737F594" w14:textId="77777777" w:rsidR="00896AA1" w:rsidRDefault="00896AA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5C268" w14:textId="6CF3C96B" w:rsidR="000754FC" w:rsidRPr="001506F1" w:rsidRDefault="001506F1" w:rsidP="001506F1">
    <w:pPr>
      <w:pStyle w:val="Cabealho"/>
      <w:rPr>
        <w:lang w:val="en-US"/>
      </w:rPr>
    </w:pPr>
    <w:r w:rsidRPr="001506F1">
      <w:rPr>
        <w:rFonts w:ascii="Arial" w:hAnsi="Arial" w:cs="Arial"/>
        <w:color w:val="403D39"/>
        <w:sz w:val="21"/>
        <w:szCs w:val="21"/>
        <w:shd w:val="clear" w:color="auto" w:fill="FFFFFF"/>
        <w:lang w:val="en-US"/>
      </w:rPr>
      <w:t>The burden of high fasting plasma glucose in South American</w:t>
    </w:r>
  </w:p>
  <w:p w14:paraId="4F9E4B30" w14:textId="77777777" w:rsidR="00896AA1" w:rsidRPr="00F8565A" w:rsidRDefault="00896AA1">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20CDD" w14:textId="77777777" w:rsidR="001506F1" w:rsidRDefault="001506F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BF6025"/>
    <w:multiLevelType w:val="hybridMultilevel"/>
    <w:tmpl w:val="602A8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8659A6"/>
    <w:multiLevelType w:val="multilevel"/>
    <w:tmpl w:val="E6F61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B3A580E"/>
    <w:multiLevelType w:val="hybridMultilevel"/>
    <w:tmpl w:val="FC34F73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E8223A9"/>
    <w:multiLevelType w:val="multilevel"/>
    <w:tmpl w:val="ACC69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PGEPI">
    <w15:presenceInfo w15:providerId="None" w15:userId="PPGEPI"/>
  </w15:person>
  <w15:person w15:author="Bruce Duncan">
    <w15:presenceInfo w15:providerId="Windows Live" w15:userId="789cb515e91a20d5"/>
  </w15:person>
  <w15:person w15:author="Rita Mattiello">
    <w15:presenceInfo w15:providerId="Windows Live" w15:userId="c44230d43021ae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hideSpellingErrors/>
  <w:hideGrammaticalErrors/>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A2MjC2NDK1NDc1MbdU0lEKTi0uzszPAykwNKoFAIZ7+nYtAAAA"/>
    <w:docVar w:name="EN.InstantFormat" w:val="&lt;ENInstantFormat&gt;&lt;Enabled&gt;1&lt;/Enabled&gt;&lt;ScanUnformatted&gt;1&lt;/ScanUnformatted&gt;&lt;ScanChanges&gt;1&lt;/ScanChanges&gt;&lt;Suspended&gt;1&lt;/Suspended&gt;&lt;/ENInstantFormat&gt;"/>
    <w:docVar w:name="EN.Layout" w:val="&lt;ENLayout&gt;&lt;Style&gt;Vancouv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pvs02pz8xf2fges553pfwwxs2v05srxveza&quot;&gt;My EndNote Library&lt;record-ids&gt;&lt;item&gt;94&lt;/item&gt;&lt;item&gt;95&lt;/item&gt;&lt;item&gt;96&lt;/item&gt;&lt;item&gt;97&lt;/item&gt;&lt;/record-ids&gt;&lt;/item&gt;&lt;/Libraries&gt;"/>
  </w:docVars>
  <w:rsids>
    <w:rsidRoot w:val="00091301"/>
    <w:rsid w:val="000011D8"/>
    <w:rsid w:val="00004A0E"/>
    <w:rsid w:val="00006701"/>
    <w:rsid w:val="00007B71"/>
    <w:rsid w:val="00016B45"/>
    <w:rsid w:val="00020C65"/>
    <w:rsid w:val="00020EC2"/>
    <w:rsid w:val="0002425D"/>
    <w:rsid w:val="000329A2"/>
    <w:rsid w:val="00032D99"/>
    <w:rsid w:val="00033B2B"/>
    <w:rsid w:val="000365CC"/>
    <w:rsid w:val="000374F4"/>
    <w:rsid w:val="00037BBF"/>
    <w:rsid w:val="00041B74"/>
    <w:rsid w:val="0004325E"/>
    <w:rsid w:val="000435EE"/>
    <w:rsid w:val="00050123"/>
    <w:rsid w:val="00052615"/>
    <w:rsid w:val="00053DA3"/>
    <w:rsid w:val="000618C0"/>
    <w:rsid w:val="0006448A"/>
    <w:rsid w:val="0006455B"/>
    <w:rsid w:val="00067304"/>
    <w:rsid w:val="000734BD"/>
    <w:rsid w:val="00073736"/>
    <w:rsid w:val="000754FC"/>
    <w:rsid w:val="0008101D"/>
    <w:rsid w:val="0008126F"/>
    <w:rsid w:val="0008201D"/>
    <w:rsid w:val="00082E08"/>
    <w:rsid w:val="00083A20"/>
    <w:rsid w:val="00085225"/>
    <w:rsid w:val="00091301"/>
    <w:rsid w:val="0009135E"/>
    <w:rsid w:val="000913DB"/>
    <w:rsid w:val="000931D5"/>
    <w:rsid w:val="000962FC"/>
    <w:rsid w:val="000A06D4"/>
    <w:rsid w:val="000A225C"/>
    <w:rsid w:val="000A23B1"/>
    <w:rsid w:val="000A3F01"/>
    <w:rsid w:val="000A63BC"/>
    <w:rsid w:val="000B121C"/>
    <w:rsid w:val="000B2DB8"/>
    <w:rsid w:val="000B2E4F"/>
    <w:rsid w:val="000B3E99"/>
    <w:rsid w:val="000B4331"/>
    <w:rsid w:val="000C2393"/>
    <w:rsid w:val="000C3EFC"/>
    <w:rsid w:val="000C52FD"/>
    <w:rsid w:val="000C768D"/>
    <w:rsid w:val="000D09E5"/>
    <w:rsid w:val="000D5ACF"/>
    <w:rsid w:val="000D76A0"/>
    <w:rsid w:val="000E6D51"/>
    <w:rsid w:val="000E6D90"/>
    <w:rsid w:val="000F0428"/>
    <w:rsid w:val="000F3044"/>
    <w:rsid w:val="000F310A"/>
    <w:rsid w:val="000F5790"/>
    <w:rsid w:val="000F7F58"/>
    <w:rsid w:val="00106DE3"/>
    <w:rsid w:val="00112B8C"/>
    <w:rsid w:val="00112C53"/>
    <w:rsid w:val="00113C88"/>
    <w:rsid w:val="00117151"/>
    <w:rsid w:val="001203E2"/>
    <w:rsid w:val="001213F3"/>
    <w:rsid w:val="00122D75"/>
    <w:rsid w:val="00124A39"/>
    <w:rsid w:val="0013090A"/>
    <w:rsid w:val="00131D0A"/>
    <w:rsid w:val="00131EF7"/>
    <w:rsid w:val="0013598E"/>
    <w:rsid w:val="00135F26"/>
    <w:rsid w:val="0013613D"/>
    <w:rsid w:val="0013634F"/>
    <w:rsid w:val="00137C36"/>
    <w:rsid w:val="00141DD5"/>
    <w:rsid w:val="001434A8"/>
    <w:rsid w:val="00143EDA"/>
    <w:rsid w:val="001468DB"/>
    <w:rsid w:val="00146B4C"/>
    <w:rsid w:val="00146C34"/>
    <w:rsid w:val="0015016A"/>
    <w:rsid w:val="0015059C"/>
    <w:rsid w:val="001506F1"/>
    <w:rsid w:val="0015154C"/>
    <w:rsid w:val="001550C9"/>
    <w:rsid w:val="00155BEE"/>
    <w:rsid w:val="001627B8"/>
    <w:rsid w:val="00162883"/>
    <w:rsid w:val="00163236"/>
    <w:rsid w:val="0016350F"/>
    <w:rsid w:val="00164C37"/>
    <w:rsid w:val="00165D4E"/>
    <w:rsid w:val="00166740"/>
    <w:rsid w:val="00167DEE"/>
    <w:rsid w:val="00171B25"/>
    <w:rsid w:val="00171D03"/>
    <w:rsid w:val="001727D9"/>
    <w:rsid w:val="00174F97"/>
    <w:rsid w:val="001809ED"/>
    <w:rsid w:val="00187D8F"/>
    <w:rsid w:val="001907FC"/>
    <w:rsid w:val="00195136"/>
    <w:rsid w:val="001A3A3E"/>
    <w:rsid w:val="001A3D37"/>
    <w:rsid w:val="001A4B34"/>
    <w:rsid w:val="001A4C53"/>
    <w:rsid w:val="001A4E99"/>
    <w:rsid w:val="001B33F4"/>
    <w:rsid w:val="001B3F41"/>
    <w:rsid w:val="001B40F5"/>
    <w:rsid w:val="001B47D9"/>
    <w:rsid w:val="001B5AD1"/>
    <w:rsid w:val="001C38DF"/>
    <w:rsid w:val="001C43DC"/>
    <w:rsid w:val="001D3803"/>
    <w:rsid w:val="001D6E2B"/>
    <w:rsid w:val="001D7EB4"/>
    <w:rsid w:val="001E2E7C"/>
    <w:rsid w:val="001E77F9"/>
    <w:rsid w:val="001F171B"/>
    <w:rsid w:val="001F2679"/>
    <w:rsid w:val="001F2A4C"/>
    <w:rsid w:val="001F34AB"/>
    <w:rsid w:val="002032B8"/>
    <w:rsid w:val="00203EBE"/>
    <w:rsid w:val="0020409E"/>
    <w:rsid w:val="002047F2"/>
    <w:rsid w:val="002117BE"/>
    <w:rsid w:val="0021226F"/>
    <w:rsid w:val="002126F6"/>
    <w:rsid w:val="0021334D"/>
    <w:rsid w:val="00215564"/>
    <w:rsid w:val="00215A79"/>
    <w:rsid w:val="00220407"/>
    <w:rsid w:val="002212C1"/>
    <w:rsid w:val="00221CEF"/>
    <w:rsid w:val="00223196"/>
    <w:rsid w:val="00225AC0"/>
    <w:rsid w:val="00225BBF"/>
    <w:rsid w:val="002265CE"/>
    <w:rsid w:val="00227E89"/>
    <w:rsid w:val="00227F84"/>
    <w:rsid w:val="00232557"/>
    <w:rsid w:val="00236EFA"/>
    <w:rsid w:val="00240663"/>
    <w:rsid w:val="00244B3B"/>
    <w:rsid w:val="00244EAA"/>
    <w:rsid w:val="00245A6A"/>
    <w:rsid w:val="002467B6"/>
    <w:rsid w:val="0025241E"/>
    <w:rsid w:val="00252F33"/>
    <w:rsid w:val="00253C0D"/>
    <w:rsid w:val="00255F69"/>
    <w:rsid w:val="00256F33"/>
    <w:rsid w:val="00260EC3"/>
    <w:rsid w:val="002620BB"/>
    <w:rsid w:val="0026547B"/>
    <w:rsid w:val="00265480"/>
    <w:rsid w:val="00266F0E"/>
    <w:rsid w:val="00270E4E"/>
    <w:rsid w:val="00276C8C"/>
    <w:rsid w:val="00277CCF"/>
    <w:rsid w:val="00280C96"/>
    <w:rsid w:val="0028362B"/>
    <w:rsid w:val="0028382B"/>
    <w:rsid w:val="0028472D"/>
    <w:rsid w:val="00284D3B"/>
    <w:rsid w:val="00285374"/>
    <w:rsid w:val="00285E17"/>
    <w:rsid w:val="0028781F"/>
    <w:rsid w:val="00290659"/>
    <w:rsid w:val="002A0622"/>
    <w:rsid w:val="002A1445"/>
    <w:rsid w:val="002A44C8"/>
    <w:rsid w:val="002A63D4"/>
    <w:rsid w:val="002A77E1"/>
    <w:rsid w:val="002B17AC"/>
    <w:rsid w:val="002B3085"/>
    <w:rsid w:val="002C2B18"/>
    <w:rsid w:val="002D31D0"/>
    <w:rsid w:val="002D4568"/>
    <w:rsid w:val="002D789F"/>
    <w:rsid w:val="002D7FA6"/>
    <w:rsid w:val="002E5F9A"/>
    <w:rsid w:val="002E7C36"/>
    <w:rsid w:val="002F12F1"/>
    <w:rsid w:val="002F14D5"/>
    <w:rsid w:val="002F178F"/>
    <w:rsid w:val="002F1839"/>
    <w:rsid w:val="002F35F2"/>
    <w:rsid w:val="002F45AD"/>
    <w:rsid w:val="002F47B4"/>
    <w:rsid w:val="003043C7"/>
    <w:rsid w:val="003067ED"/>
    <w:rsid w:val="00311847"/>
    <w:rsid w:val="00317839"/>
    <w:rsid w:val="0032149C"/>
    <w:rsid w:val="00321CA5"/>
    <w:rsid w:val="00325517"/>
    <w:rsid w:val="003320D9"/>
    <w:rsid w:val="0033234B"/>
    <w:rsid w:val="00332A9A"/>
    <w:rsid w:val="003333EE"/>
    <w:rsid w:val="00337F18"/>
    <w:rsid w:val="0034277E"/>
    <w:rsid w:val="0035189C"/>
    <w:rsid w:val="00352662"/>
    <w:rsid w:val="0035284D"/>
    <w:rsid w:val="00356E10"/>
    <w:rsid w:val="00357AC9"/>
    <w:rsid w:val="00357FED"/>
    <w:rsid w:val="00360154"/>
    <w:rsid w:val="003626B7"/>
    <w:rsid w:val="00363112"/>
    <w:rsid w:val="00364564"/>
    <w:rsid w:val="003645FB"/>
    <w:rsid w:val="00366654"/>
    <w:rsid w:val="003741A2"/>
    <w:rsid w:val="003765DB"/>
    <w:rsid w:val="003827AA"/>
    <w:rsid w:val="00384AE9"/>
    <w:rsid w:val="003858C9"/>
    <w:rsid w:val="003917D8"/>
    <w:rsid w:val="00391964"/>
    <w:rsid w:val="003947E3"/>
    <w:rsid w:val="0039624A"/>
    <w:rsid w:val="0039764F"/>
    <w:rsid w:val="003A0BE5"/>
    <w:rsid w:val="003A61A6"/>
    <w:rsid w:val="003C0E51"/>
    <w:rsid w:val="003C5083"/>
    <w:rsid w:val="003C630B"/>
    <w:rsid w:val="003C7BCE"/>
    <w:rsid w:val="003D08E2"/>
    <w:rsid w:val="003D4D3D"/>
    <w:rsid w:val="003D4E31"/>
    <w:rsid w:val="003E12D5"/>
    <w:rsid w:val="003E51C3"/>
    <w:rsid w:val="003F04CB"/>
    <w:rsid w:val="003F21EF"/>
    <w:rsid w:val="003F2AFA"/>
    <w:rsid w:val="003F63B2"/>
    <w:rsid w:val="003F6512"/>
    <w:rsid w:val="0040110B"/>
    <w:rsid w:val="0040275A"/>
    <w:rsid w:val="004028E9"/>
    <w:rsid w:val="00403ED9"/>
    <w:rsid w:val="00406C1D"/>
    <w:rsid w:val="00407421"/>
    <w:rsid w:val="00410476"/>
    <w:rsid w:val="004105C9"/>
    <w:rsid w:val="00416A06"/>
    <w:rsid w:val="00417B43"/>
    <w:rsid w:val="00420346"/>
    <w:rsid w:val="00423C4D"/>
    <w:rsid w:val="00425B37"/>
    <w:rsid w:val="004273F1"/>
    <w:rsid w:val="0043180C"/>
    <w:rsid w:val="00436169"/>
    <w:rsid w:val="00436715"/>
    <w:rsid w:val="004403C2"/>
    <w:rsid w:val="00442E2E"/>
    <w:rsid w:val="0044432A"/>
    <w:rsid w:val="004516F8"/>
    <w:rsid w:val="00453117"/>
    <w:rsid w:val="00454939"/>
    <w:rsid w:val="004565EF"/>
    <w:rsid w:val="0046128E"/>
    <w:rsid w:val="00464AA4"/>
    <w:rsid w:val="00464C6F"/>
    <w:rsid w:val="004669E1"/>
    <w:rsid w:val="004709BA"/>
    <w:rsid w:val="004767D5"/>
    <w:rsid w:val="004778FC"/>
    <w:rsid w:val="0048128D"/>
    <w:rsid w:val="00487062"/>
    <w:rsid w:val="0049260B"/>
    <w:rsid w:val="00493151"/>
    <w:rsid w:val="00493C88"/>
    <w:rsid w:val="00493EFA"/>
    <w:rsid w:val="00497B66"/>
    <w:rsid w:val="004A12ED"/>
    <w:rsid w:val="004A3DDD"/>
    <w:rsid w:val="004A63B3"/>
    <w:rsid w:val="004B0D7B"/>
    <w:rsid w:val="004B13F4"/>
    <w:rsid w:val="004B31CD"/>
    <w:rsid w:val="004B39F1"/>
    <w:rsid w:val="004C0C82"/>
    <w:rsid w:val="004C10F8"/>
    <w:rsid w:val="004C4CE8"/>
    <w:rsid w:val="004C56D4"/>
    <w:rsid w:val="004C6FCF"/>
    <w:rsid w:val="004D0E6C"/>
    <w:rsid w:val="004D18BA"/>
    <w:rsid w:val="004E1E3F"/>
    <w:rsid w:val="004E4FE5"/>
    <w:rsid w:val="004E5B98"/>
    <w:rsid w:val="004E7761"/>
    <w:rsid w:val="004F0A86"/>
    <w:rsid w:val="004F3DF4"/>
    <w:rsid w:val="005017F2"/>
    <w:rsid w:val="00502095"/>
    <w:rsid w:val="0050260A"/>
    <w:rsid w:val="00503F16"/>
    <w:rsid w:val="00504806"/>
    <w:rsid w:val="00510AD1"/>
    <w:rsid w:val="00512034"/>
    <w:rsid w:val="00513F59"/>
    <w:rsid w:val="00516398"/>
    <w:rsid w:val="0052067B"/>
    <w:rsid w:val="00524C32"/>
    <w:rsid w:val="005266D5"/>
    <w:rsid w:val="005268F8"/>
    <w:rsid w:val="005272E4"/>
    <w:rsid w:val="00535065"/>
    <w:rsid w:val="005501C8"/>
    <w:rsid w:val="0055132B"/>
    <w:rsid w:val="00552860"/>
    <w:rsid w:val="00553F46"/>
    <w:rsid w:val="00555149"/>
    <w:rsid w:val="005624A8"/>
    <w:rsid w:val="00564706"/>
    <w:rsid w:val="0056703B"/>
    <w:rsid w:val="00573EFE"/>
    <w:rsid w:val="0058211B"/>
    <w:rsid w:val="00582526"/>
    <w:rsid w:val="00585E9A"/>
    <w:rsid w:val="005872D3"/>
    <w:rsid w:val="00590651"/>
    <w:rsid w:val="00590E94"/>
    <w:rsid w:val="00591004"/>
    <w:rsid w:val="0059380A"/>
    <w:rsid w:val="00593B70"/>
    <w:rsid w:val="00597F63"/>
    <w:rsid w:val="005A1DFB"/>
    <w:rsid w:val="005B06B4"/>
    <w:rsid w:val="005B1BD0"/>
    <w:rsid w:val="005B2E8A"/>
    <w:rsid w:val="005C744E"/>
    <w:rsid w:val="005D30B2"/>
    <w:rsid w:val="005D3B37"/>
    <w:rsid w:val="005D5717"/>
    <w:rsid w:val="005E2738"/>
    <w:rsid w:val="005E47CF"/>
    <w:rsid w:val="005E5692"/>
    <w:rsid w:val="005E6724"/>
    <w:rsid w:val="005F0DDE"/>
    <w:rsid w:val="005F21D3"/>
    <w:rsid w:val="005F2961"/>
    <w:rsid w:val="005F2995"/>
    <w:rsid w:val="005F335E"/>
    <w:rsid w:val="005F5D35"/>
    <w:rsid w:val="0060016F"/>
    <w:rsid w:val="00602513"/>
    <w:rsid w:val="0060275F"/>
    <w:rsid w:val="0060276A"/>
    <w:rsid w:val="00603063"/>
    <w:rsid w:val="00603131"/>
    <w:rsid w:val="0060753B"/>
    <w:rsid w:val="006219C7"/>
    <w:rsid w:val="00621B30"/>
    <w:rsid w:val="00622A5A"/>
    <w:rsid w:val="00624FB4"/>
    <w:rsid w:val="00626A5F"/>
    <w:rsid w:val="00627132"/>
    <w:rsid w:val="006354F4"/>
    <w:rsid w:val="006356F0"/>
    <w:rsid w:val="00635D4F"/>
    <w:rsid w:val="00640AA8"/>
    <w:rsid w:val="0064600C"/>
    <w:rsid w:val="00652D55"/>
    <w:rsid w:val="006556F0"/>
    <w:rsid w:val="00657172"/>
    <w:rsid w:val="006638E9"/>
    <w:rsid w:val="00665925"/>
    <w:rsid w:val="00666926"/>
    <w:rsid w:val="00670FB1"/>
    <w:rsid w:val="00672B49"/>
    <w:rsid w:val="00673F52"/>
    <w:rsid w:val="0067534C"/>
    <w:rsid w:val="00675C66"/>
    <w:rsid w:val="00675D4B"/>
    <w:rsid w:val="0067743E"/>
    <w:rsid w:val="00681C08"/>
    <w:rsid w:val="0068279F"/>
    <w:rsid w:val="00690682"/>
    <w:rsid w:val="00692A66"/>
    <w:rsid w:val="00693665"/>
    <w:rsid w:val="0069460F"/>
    <w:rsid w:val="00697D48"/>
    <w:rsid w:val="006A0EB1"/>
    <w:rsid w:val="006A5DEB"/>
    <w:rsid w:val="006B1CAB"/>
    <w:rsid w:val="006B6F1A"/>
    <w:rsid w:val="006C1D67"/>
    <w:rsid w:val="006C7170"/>
    <w:rsid w:val="006D3C8A"/>
    <w:rsid w:val="006D4BF1"/>
    <w:rsid w:val="006D669A"/>
    <w:rsid w:val="006E04E7"/>
    <w:rsid w:val="006E05CB"/>
    <w:rsid w:val="006E2249"/>
    <w:rsid w:val="006E6E62"/>
    <w:rsid w:val="006F2F09"/>
    <w:rsid w:val="00713292"/>
    <w:rsid w:val="00714959"/>
    <w:rsid w:val="00717ED1"/>
    <w:rsid w:val="007274E9"/>
    <w:rsid w:val="007336B2"/>
    <w:rsid w:val="00733996"/>
    <w:rsid w:val="00735345"/>
    <w:rsid w:val="00736B3F"/>
    <w:rsid w:val="00737C15"/>
    <w:rsid w:val="007424E6"/>
    <w:rsid w:val="007430B0"/>
    <w:rsid w:val="007431BF"/>
    <w:rsid w:val="00745975"/>
    <w:rsid w:val="00751641"/>
    <w:rsid w:val="00751BE8"/>
    <w:rsid w:val="0075305B"/>
    <w:rsid w:val="00753998"/>
    <w:rsid w:val="007557AF"/>
    <w:rsid w:val="007618F9"/>
    <w:rsid w:val="00761F63"/>
    <w:rsid w:val="00773373"/>
    <w:rsid w:val="0077371F"/>
    <w:rsid w:val="0077541D"/>
    <w:rsid w:val="00777505"/>
    <w:rsid w:val="007778E9"/>
    <w:rsid w:val="00777DF6"/>
    <w:rsid w:val="007829CB"/>
    <w:rsid w:val="007834D3"/>
    <w:rsid w:val="007900B9"/>
    <w:rsid w:val="0079040F"/>
    <w:rsid w:val="0079293D"/>
    <w:rsid w:val="007967C9"/>
    <w:rsid w:val="00797738"/>
    <w:rsid w:val="007A11BB"/>
    <w:rsid w:val="007A391B"/>
    <w:rsid w:val="007A482F"/>
    <w:rsid w:val="007A4E4A"/>
    <w:rsid w:val="007A5C5D"/>
    <w:rsid w:val="007A7BF9"/>
    <w:rsid w:val="007A7ECC"/>
    <w:rsid w:val="007B25D8"/>
    <w:rsid w:val="007B29F7"/>
    <w:rsid w:val="007C1EFE"/>
    <w:rsid w:val="007D11F3"/>
    <w:rsid w:val="007D3844"/>
    <w:rsid w:val="007D7272"/>
    <w:rsid w:val="007E10D1"/>
    <w:rsid w:val="007E14F2"/>
    <w:rsid w:val="007E30D7"/>
    <w:rsid w:val="007E71DD"/>
    <w:rsid w:val="007E756C"/>
    <w:rsid w:val="007F4BCB"/>
    <w:rsid w:val="007F73F3"/>
    <w:rsid w:val="00801AF2"/>
    <w:rsid w:val="00807652"/>
    <w:rsid w:val="00812F06"/>
    <w:rsid w:val="00815929"/>
    <w:rsid w:val="00817DC7"/>
    <w:rsid w:val="00821643"/>
    <w:rsid w:val="00826371"/>
    <w:rsid w:val="00826EC8"/>
    <w:rsid w:val="00840C92"/>
    <w:rsid w:val="00841ADE"/>
    <w:rsid w:val="0084218B"/>
    <w:rsid w:val="00843F0D"/>
    <w:rsid w:val="00844240"/>
    <w:rsid w:val="00844D3B"/>
    <w:rsid w:val="00844E35"/>
    <w:rsid w:val="00845ED4"/>
    <w:rsid w:val="0084698D"/>
    <w:rsid w:val="00850856"/>
    <w:rsid w:val="008550CE"/>
    <w:rsid w:val="008603A5"/>
    <w:rsid w:val="00861113"/>
    <w:rsid w:val="00862801"/>
    <w:rsid w:val="00864E16"/>
    <w:rsid w:val="00866CF3"/>
    <w:rsid w:val="00870A6C"/>
    <w:rsid w:val="00871617"/>
    <w:rsid w:val="0087177A"/>
    <w:rsid w:val="008722CF"/>
    <w:rsid w:val="0087606E"/>
    <w:rsid w:val="00876913"/>
    <w:rsid w:val="008804BB"/>
    <w:rsid w:val="0088067B"/>
    <w:rsid w:val="00880FCB"/>
    <w:rsid w:val="00881307"/>
    <w:rsid w:val="00882436"/>
    <w:rsid w:val="0088486C"/>
    <w:rsid w:val="00885C27"/>
    <w:rsid w:val="0088754A"/>
    <w:rsid w:val="0089313A"/>
    <w:rsid w:val="00895958"/>
    <w:rsid w:val="00896AA1"/>
    <w:rsid w:val="00897329"/>
    <w:rsid w:val="008A1F49"/>
    <w:rsid w:val="008A2620"/>
    <w:rsid w:val="008A3F41"/>
    <w:rsid w:val="008A41D0"/>
    <w:rsid w:val="008B07C1"/>
    <w:rsid w:val="008B2ED8"/>
    <w:rsid w:val="008B714D"/>
    <w:rsid w:val="008C312B"/>
    <w:rsid w:val="008C5C4C"/>
    <w:rsid w:val="008D2146"/>
    <w:rsid w:val="008D36FA"/>
    <w:rsid w:val="008D691F"/>
    <w:rsid w:val="008D77FE"/>
    <w:rsid w:val="008E1EB4"/>
    <w:rsid w:val="008E2840"/>
    <w:rsid w:val="008E3D57"/>
    <w:rsid w:val="008E51BF"/>
    <w:rsid w:val="008E5BBC"/>
    <w:rsid w:val="008E72D9"/>
    <w:rsid w:val="008F0343"/>
    <w:rsid w:val="008F0BE7"/>
    <w:rsid w:val="008F3047"/>
    <w:rsid w:val="008F52F4"/>
    <w:rsid w:val="008F5813"/>
    <w:rsid w:val="008F59DC"/>
    <w:rsid w:val="009026D1"/>
    <w:rsid w:val="00910A71"/>
    <w:rsid w:val="00910EBE"/>
    <w:rsid w:val="00914141"/>
    <w:rsid w:val="00914453"/>
    <w:rsid w:val="00917187"/>
    <w:rsid w:val="00920207"/>
    <w:rsid w:val="00921E88"/>
    <w:rsid w:val="0092466A"/>
    <w:rsid w:val="0092482D"/>
    <w:rsid w:val="00931DFF"/>
    <w:rsid w:val="009355A7"/>
    <w:rsid w:val="0093683D"/>
    <w:rsid w:val="0093764F"/>
    <w:rsid w:val="00937F45"/>
    <w:rsid w:val="009406BF"/>
    <w:rsid w:val="00943D6C"/>
    <w:rsid w:val="00947A53"/>
    <w:rsid w:val="009507F2"/>
    <w:rsid w:val="00952943"/>
    <w:rsid w:val="0095351F"/>
    <w:rsid w:val="00954E43"/>
    <w:rsid w:val="009551AB"/>
    <w:rsid w:val="00960554"/>
    <w:rsid w:val="0096422A"/>
    <w:rsid w:val="00964DC7"/>
    <w:rsid w:val="00965959"/>
    <w:rsid w:val="00971D72"/>
    <w:rsid w:val="00971DC3"/>
    <w:rsid w:val="0097263A"/>
    <w:rsid w:val="00973E72"/>
    <w:rsid w:val="00975D8E"/>
    <w:rsid w:val="00981E1D"/>
    <w:rsid w:val="00982423"/>
    <w:rsid w:val="00983C4F"/>
    <w:rsid w:val="00992FE7"/>
    <w:rsid w:val="009961A8"/>
    <w:rsid w:val="00996518"/>
    <w:rsid w:val="009A0865"/>
    <w:rsid w:val="009A1204"/>
    <w:rsid w:val="009A207F"/>
    <w:rsid w:val="009A27E1"/>
    <w:rsid w:val="009B223E"/>
    <w:rsid w:val="009B2BB2"/>
    <w:rsid w:val="009B2D46"/>
    <w:rsid w:val="009B2D47"/>
    <w:rsid w:val="009B44DB"/>
    <w:rsid w:val="009B6543"/>
    <w:rsid w:val="009B65C6"/>
    <w:rsid w:val="009B7AC8"/>
    <w:rsid w:val="009C0B9A"/>
    <w:rsid w:val="009C0D94"/>
    <w:rsid w:val="009C75E6"/>
    <w:rsid w:val="009D024B"/>
    <w:rsid w:val="009D077D"/>
    <w:rsid w:val="009D6970"/>
    <w:rsid w:val="009E0560"/>
    <w:rsid w:val="009E399C"/>
    <w:rsid w:val="009E5D9C"/>
    <w:rsid w:val="009E6886"/>
    <w:rsid w:val="009E6F1B"/>
    <w:rsid w:val="009E79F7"/>
    <w:rsid w:val="009E7DAF"/>
    <w:rsid w:val="009F0597"/>
    <w:rsid w:val="009F068E"/>
    <w:rsid w:val="009F4280"/>
    <w:rsid w:val="00A02DCE"/>
    <w:rsid w:val="00A03D9A"/>
    <w:rsid w:val="00A04F9B"/>
    <w:rsid w:val="00A0559C"/>
    <w:rsid w:val="00A05AF4"/>
    <w:rsid w:val="00A07883"/>
    <w:rsid w:val="00A113C5"/>
    <w:rsid w:val="00A1160C"/>
    <w:rsid w:val="00A22908"/>
    <w:rsid w:val="00A24B7F"/>
    <w:rsid w:val="00A25100"/>
    <w:rsid w:val="00A27B2F"/>
    <w:rsid w:val="00A3138C"/>
    <w:rsid w:val="00A35D84"/>
    <w:rsid w:val="00A36008"/>
    <w:rsid w:val="00A36E8C"/>
    <w:rsid w:val="00A41C9A"/>
    <w:rsid w:val="00A45AE0"/>
    <w:rsid w:val="00A4609D"/>
    <w:rsid w:val="00A50F35"/>
    <w:rsid w:val="00A5486A"/>
    <w:rsid w:val="00A56904"/>
    <w:rsid w:val="00A635FD"/>
    <w:rsid w:val="00A70E80"/>
    <w:rsid w:val="00A71B11"/>
    <w:rsid w:val="00A7219D"/>
    <w:rsid w:val="00A72ED7"/>
    <w:rsid w:val="00A90C97"/>
    <w:rsid w:val="00A92A03"/>
    <w:rsid w:val="00AA4B3B"/>
    <w:rsid w:val="00AB1B58"/>
    <w:rsid w:val="00AB287A"/>
    <w:rsid w:val="00AC0F9D"/>
    <w:rsid w:val="00AD0323"/>
    <w:rsid w:val="00AD1D57"/>
    <w:rsid w:val="00AD201D"/>
    <w:rsid w:val="00AD4EA8"/>
    <w:rsid w:val="00AE088D"/>
    <w:rsid w:val="00AE3C77"/>
    <w:rsid w:val="00AE560F"/>
    <w:rsid w:val="00AE5D10"/>
    <w:rsid w:val="00AF02CF"/>
    <w:rsid w:val="00AF194F"/>
    <w:rsid w:val="00AF2ECD"/>
    <w:rsid w:val="00B01265"/>
    <w:rsid w:val="00B01C55"/>
    <w:rsid w:val="00B03357"/>
    <w:rsid w:val="00B05E2C"/>
    <w:rsid w:val="00B176E8"/>
    <w:rsid w:val="00B17A0C"/>
    <w:rsid w:val="00B317AA"/>
    <w:rsid w:val="00B35D3A"/>
    <w:rsid w:val="00B35DA6"/>
    <w:rsid w:val="00B45A1C"/>
    <w:rsid w:val="00B45B6E"/>
    <w:rsid w:val="00B656DE"/>
    <w:rsid w:val="00B65763"/>
    <w:rsid w:val="00B659BC"/>
    <w:rsid w:val="00B67240"/>
    <w:rsid w:val="00B67456"/>
    <w:rsid w:val="00B73497"/>
    <w:rsid w:val="00B752A4"/>
    <w:rsid w:val="00B75CF1"/>
    <w:rsid w:val="00B76C76"/>
    <w:rsid w:val="00B855F0"/>
    <w:rsid w:val="00B91A9F"/>
    <w:rsid w:val="00B93EA4"/>
    <w:rsid w:val="00BA2E4F"/>
    <w:rsid w:val="00BA380F"/>
    <w:rsid w:val="00BA7265"/>
    <w:rsid w:val="00BB059C"/>
    <w:rsid w:val="00BC2F62"/>
    <w:rsid w:val="00BC35AD"/>
    <w:rsid w:val="00BC3A4A"/>
    <w:rsid w:val="00BC416B"/>
    <w:rsid w:val="00BD0304"/>
    <w:rsid w:val="00BD38BD"/>
    <w:rsid w:val="00BE0624"/>
    <w:rsid w:val="00BE20D2"/>
    <w:rsid w:val="00BE6DCF"/>
    <w:rsid w:val="00BF1CDD"/>
    <w:rsid w:val="00BF2BCA"/>
    <w:rsid w:val="00BF3CF1"/>
    <w:rsid w:val="00C014E7"/>
    <w:rsid w:val="00C016E2"/>
    <w:rsid w:val="00C01BD9"/>
    <w:rsid w:val="00C0319E"/>
    <w:rsid w:val="00C13E35"/>
    <w:rsid w:val="00C1546A"/>
    <w:rsid w:val="00C16701"/>
    <w:rsid w:val="00C20AE0"/>
    <w:rsid w:val="00C23749"/>
    <w:rsid w:val="00C266A5"/>
    <w:rsid w:val="00C26DFC"/>
    <w:rsid w:val="00C2788D"/>
    <w:rsid w:val="00C33ED5"/>
    <w:rsid w:val="00C352B0"/>
    <w:rsid w:val="00C41F36"/>
    <w:rsid w:val="00C42AC5"/>
    <w:rsid w:val="00C42AD6"/>
    <w:rsid w:val="00C447A5"/>
    <w:rsid w:val="00C4495A"/>
    <w:rsid w:val="00C4693D"/>
    <w:rsid w:val="00C511C8"/>
    <w:rsid w:val="00C543BB"/>
    <w:rsid w:val="00C56EC3"/>
    <w:rsid w:val="00C5787A"/>
    <w:rsid w:val="00C62470"/>
    <w:rsid w:val="00C65A2D"/>
    <w:rsid w:val="00C7022F"/>
    <w:rsid w:val="00C711C9"/>
    <w:rsid w:val="00C73D57"/>
    <w:rsid w:val="00C7433C"/>
    <w:rsid w:val="00C7487A"/>
    <w:rsid w:val="00C76372"/>
    <w:rsid w:val="00C778DE"/>
    <w:rsid w:val="00C82057"/>
    <w:rsid w:val="00C86737"/>
    <w:rsid w:val="00C875F4"/>
    <w:rsid w:val="00C9020D"/>
    <w:rsid w:val="00C9203A"/>
    <w:rsid w:val="00C96A25"/>
    <w:rsid w:val="00C97975"/>
    <w:rsid w:val="00CA0EEC"/>
    <w:rsid w:val="00CA588D"/>
    <w:rsid w:val="00CA6243"/>
    <w:rsid w:val="00CA6F16"/>
    <w:rsid w:val="00CA752A"/>
    <w:rsid w:val="00CB2060"/>
    <w:rsid w:val="00CB3B8A"/>
    <w:rsid w:val="00CB59CC"/>
    <w:rsid w:val="00CB65E5"/>
    <w:rsid w:val="00CB68DD"/>
    <w:rsid w:val="00CC0AFF"/>
    <w:rsid w:val="00CC3111"/>
    <w:rsid w:val="00CC48E9"/>
    <w:rsid w:val="00CD4BA5"/>
    <w:rsid w:val="00CD518B"/>
    <w:rsid w:val="00CE0697"/>
    <w:rsid w:val="00CE0C14"/>
    <w:rsid w:val="00CE17C9"/>
    <w:rsid w:val="00CE311D"/>
    <w:rsid w:val="00CE4FCF"/>
    <w:rsid w:val="00CF3984"/>
    <w:rsid w:val="00CF630E"/>
    <w:rsid w:val="00D01E85"/>
    <w:rsid w:val="00D0252D"/>
    <w:rsid w:val="00D03E50"/>
    <w:rsid w:val="00D068F8"/>
    <w:rsid w:val="00D111DE"/>
    <w:rsid w:val="00D14D53"/>
    <w:rsid w:val="00D15903"/>
    <w:rsid w:val="00D161DA"/>
    <w:rsid w:val="00D21018"/>
    <w:rsid w:val="00D2109B"/>
    <w:rsid w:val="00D23CD5"/>
    <w:rsid w:val="00D26113"/>
    <w:rsid w:val="00D26BAA"/>
    <w:rsid w:val="00D308D2"/>
    <w:rsid w:val="00D33528"/>
    <w:rsid w:val="00D35232"/>
    <w:rsid w:val="00D355A5"/>
    <w:rsid w:val="00D37C80"/>
    <w:rsid w:val="00D4134F"/>
    <w:rsid w:val="00D431D8"/>
    <w:rsid w:val="00D43F8C"/>
    <w:rsid w:val="00D468BC"/>
    <w:rsid w:val="00D47AD9"/>
    <w:rsid w:val="00D5312F"/>
    <w:rsid w:val="00D62074"/>
    <w:rsid w:val="00D6529A"/>
    <w:rsid w:val="00D6689C"/>
    <w:rsid w:val="00D6732C"/>
    <w:rsid w:val="00D72378"/>
    <w:rsid w:val="00D72883"/>
    <w:rsid w:val="00D72922"/>
    <w:rsid w:val="00D80227"/>
    <w:rsid w:val="00D8078B"/>
    <w:rsid w:val="00D80E38"/>
    <w:rsid w:val="00D8257D"/>
    <w:rsid w:val="00D8424C"/>
    <w:rsid w:val="00D91724"/>
    <w:rsid w:val="00D94D78"/>
    <w:rsid w:val="00D97226"/>
    <w:rsid w:val="00DA281E"/>
    <w:rsid w:val="00DA2B68"/>
    <w:rsid w:val="00DA6AE4"/>
    <w:rsid w:val="00DA71C9"/>
    <w:rsid w:val="00DB54CB"/>
    <w:rsid w:val="00DB5AFC"/>
    <w:rsid w:val="00DB6C30"/>
    <w:rsid w:val="00DC02D0"/>
    <w:rsid w:val="00DC1466"/>
    <w:rsid w:val="00DC42A7"/>
    <w:rsid w:val="00DD13AF"/>
    <w:rsid w:val="00DD1AB0"/>
    <w:rsid w:val="00DD541A"/>
    <w:rsid w:val="00DE1A1B"/>
    <w:rsid w:val="00DE2BED"/>
    <w:rsid w:val="00DE2D2A"/>
    <w:rsid w:val="00DE555C"/>
    <w:rsid w:val="00DE6FBB"/>
    <w:rsid w:val="00DF0097"/>
    <w:rsid w:val="00DF109A"/>
    <w:rsid w:val="00DF555E"/>
    <w:rsid w:val="00DF7CE1"/>
    <w:rsid w:val="00E00545"/>
    <w:rsid w:val="00E00637"/>
    <w:rsid w:val="00E0200C"/>
    <w:rsid w:val="00E020CE"/>
    <w:rsid w:val="00E03D76"/>
    <w:rsid w:val="00E067FE"/>
    <w:rsid w:val="00E115F4"/>
    <w:rsid w:val="00E14BE4"/>
    <w:rsid w:val="00E16032"/>
    <w:rsid w:val="00E202AD"/>
    <w:rsid w:val="00E23971"/>
    <w:rsid w:val="00E257C4"/>
    <w:rsid w:val="00E26FC5"/>
    <w:rsid w:val="00E2791A"/>
    <w:rsid w:val="00E31C8D"/>
    <w:rsid w:val="00E41553"/>
    <w:rsid w:val="00E44586"/>
    <w:rsid w:val="00E453C6"/>
    <w:rsid w:val="00E45E55"/>
    <w:rsid w:val="00E461AD"/>
    <w:rsid w:val="00E5346A"/>
    <w:rsid w:val="00E541FD"/>
    <w:rsid w:val="00E6012C"/>
    <w:rsid w:val="00E60E50"/>
    <w:rsid w:val="00E623E4"/>
    <w:rsid w:val="00E62AB9"/>
    <w:rsid w:val="00E63047"/>
    <w:rsid w:val="00E63E9E"/>
    <w:rsid w:val="00E672B5"/>
    <w:rsid w:val="00E71FBC"/>
    <w:rsid w:val="00E72A94"/>
    <w:rsid w:val="00E7400C"/>
    <w:rsid w:val="00E7559C"/>
    <w:rsid w:val="00E76D64"/>
    <w:rsid w:val="00E77773"/>
    <w:rsid w:val="00E77BD5"/>
    <w:rsid w:val="00E81C32"/>
    <w:rsid w:val="00E8373F"/>
    <w:rsid w:val="00E84333"/>
    <w:rsid w:val="00E845EC"/>
    <w:rsid w:val="00E84AC3"/>
    <w:rsid w:val="00E85FD5"/>
    <w:rsid w:val="00E910FD"/>
    <w:rsid w:val="00E92A9E"/>
    <w:rsid w:val="00E94EB0"/>
    <w:rsid w:val="00E961B4"/>
    <w:rsid w:val="00EA0B4C"/>
    <w:rsid w:val="00EA2F9D"/>
    <w:rsid w:val="00EA42C3"/>
    <w:rsid w:val="00EA4673"/>
    <w:rsid w:val="00EA4D49"/>
    <w:rsid w:val="00EA55E4"/>
    <w:rsid w:val="00EB0600"/>
    <w:rsid w:val="00EB068C"/>
    <w:rsid w:val="00EC124E"/>
    <w:rsid w:val="00EC35C6"/>
    <w:rsid w:val="00EC4614"/>
    <w:rsid w:val="00EC7134"/>
    <w:rsid w:val="00ED0BEC"/>
    <w:rsid w:val="00ED1A21"/>
    <w:rsid w:val="00EE0977"/>
    <w:rsid w:val="00EE2C8D"/>
    <w:rsid w:val="00EE7192"/>
    <w:rsid w:val="00EF0669"/>
    <w:rsid w:val="00EF1620"/>
    <w:rsid w:val="00EF17C2"/>
    <w:rsid w:val="00EF3101"/>
    <w:rsid w:val="00EF7C8A"/>
    <w:rsid w:val="00EF7E67"/>
    <w:rsid w:val="00F04D39"/>
    <w:rsid w:val="00F04E6A"/>
    <w:rsid w:val="00F052DC"/>
    <w:rsid w:val="00F070D6"/>
    <w:rsid w:val="00F167CB"/>
    <w:rsid w:val="00F16F5D"/>
    <w:rsid w:val="00F20024"/>
    <w:rsid w:val="00F23930"/>
    <w:rsid w:val="00F27864"/>
    <w:rsid w:val="00F30D7D"/>
    <w:rsid w:val="00F36E7E"/>
    <w:rsid w:val="00F40961"/>
    <w:rsid w:val="00F42F02"/>
    <w:rsid w:val="00F503C9"/>
    <w:rsid w:val="00F506C9"/>
    <w:rsid w:val="00F53F4E"/>
    <w:rsid w:val="00F56EF1"/>
    <w:rsid w:val="00F574A9"/>
    <w:rsid w:val="00F57E04"/>
    <w:rsid w:val="00F62F7A"/>
    <w:rsid w:val="00F64951"/>
    <w:rsid w:val="00F64F90"/>
    <w:rsid w:val="00F7166A"/>
    <w:rsid w:val="00F71ECA"/>
    <w:rsid w:val="00F7235C"/>
    <w:rsid w:val="00F72B99"/>
    <w:rsid w:val="00F72DA0"/>
    <w:rsid w:val="00F738D6"/>
    <w:rsid w:val="00F76A9E"/>
    <w:rsid w:val="00F84F59"/>
    <w:rsid w:val="00F8565A"/>
    <w:rsid w:val="00F87883"/>
    <w:rsid w:val="00F92745"/>
    <w:rsid w:val="00FA2C0A"/>
    <w:rsid w:val="00FA3FAE"/>
    <w:rsid w:val="00FB3349"/>
    <w:rsid w:val="00FC2292"/>
    <w:rsid w:val="00FC6A9D"/>
    <w:rsid w:val="00FC6B6C"/>
    <w:rsid w:val="00FD07AC"/>
    <w:rsid w:val="00FD5625"/>
    <w:rsid w:val="00FD5DCF"/>
    <w:rsid w:val="00FE011D"/>
    <w:rsid w:val="00FE0147"/>
    <w:rsid w:val="00FE1C82"/>
    <w:rsid w:val="00FE37AA"/>
    <w:rsid w:val="00FE427E"/>
    <w:rsid w:val="00FE7B80"/>
    <w:rsid w:val="00FF48B5"/>
    <w:rsid w:val="00FF4F5D"/>
    <w:rsid w:val="00FF52C6"/>
    <w:rsid w:val="00FF62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57DE5C"/>
  <w15:docId w15:val="{DE299323-D51E-4993-B365-FAFBCB740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4D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Bibliografia">
    <w:name w:val="Bibliography"/>
    <w:basedOn w:val="Normal"/>
    <w:next w:val="Normal"/>
    <w:uiPriority w:val="37"/>
    <w:unhideWhenUsed/>
    <w:rsid w:val="00033B2B"/>
    <w:pPr>
      <w:tabs>
        <w:tab w:val="left" w:pos="384"/>
      </w:tabs>
      <w:spacing w:after="240" w:line="240" w:lineRule="auto"/>
      <w:ind w:left="384" w:hanging="384"/>
    </w:pPr>
  </w:style>
  <w:style w:type="paragraph" w:styleId="PargrafodaLista">
    <w:name w:val="List Paragraph"/>
    <w:basedOn w:val="Normal"/>
    <w:uiPriority w:val="34"/>
    <w:qFormat/>
    <w:rsid w:val="00D37C80"/>
    <w:pPr>
      <w:ind w:left="720"/>
      <w:contextualSpacing/>
    </w:pPr>
  </w:style>
  <w:style w:type="character" w:styleId="Hyperlink">
    <w:name w:val="Hyperlink"/>
    <w:basedOn w:val="Fontepargpadro"/>
    <w:uiPriority w:val="99"/>
    <w:unhideWhenUsed/>
    <w:rsid w:val="00E2791A"/>
    <w:rPr>
      <w:color w:val="0000FF"/>
      <w:u w:val="single"/>
    </w:rPr>
  </w:style>
  <w:style w:type="paragraph" w:styleId="Cabealho">
    <w:name w:val="header"/>
    <w:basedOn w:val="Normal"/>
    <w:link w:val="CabealhoChar"/>
    <w:uiPriority w:val="99"/>
    <w:unhideWhenUsed/>
    <w:rsid w:val="000754FC"/>
    <w:pPr>
      <w:tabs>
        <w:tab w:val="center" w:pos="4419"/>
        <w:tab w:val="right" w:pos="8838"/>
      </w:tabs>
      <w:spacing w:after="0" w:line="240" w:lineRule="auto"/>
    </w:pPr>
  </w:style>
  <w:style w:type="character" w:customStyle="1" w:styleId="CabealhoChar">
    <w:name w:val="Cabeçalho Char"/>
    <w:basedOn w:val="Fontepargpadro"/>
    <w:link w:val="Cabealho"/>
    <w:uiPriority w:val="99"/>
    <w:rsid w:val="000754FC"/>
  </w:style>
  <w:style w:type="paragraph" w:styleId="Rodap">
    <w:name w:val="footer"/>
    <w:basedOn w:val="Normal"/>
    <w:link w:val="RodapChar"/>
    <w:uiPriority w:val="99"/>
    <w:unhideWhenUsed/>
    <w:rsid w:val="000754FC"/>
    <w:pPr>
      <w:tabs>
        <w:tab w:val="center" w:pos="4419"/>
        <w:tab w:val="right" w:pos="8838"/>
      </w:tabs>
      <w:spacing w:after="0" w:line="240" w:lineRule="auto"/>
    </w:pPr>
  </w:style>
  <w:style w:type="character" w:customStyle="1" w:styleId="RodapChar">
    <w:name w:val="Rodapé Char"/>
    <w:basedOn w:val="Fontepargpadro"/>
    <w:link w:val="Rodap"/>
    <w:uiPriority w:val="99"/>
    <w:rsid w:val="000754FC"/>
  </w:style>
  <w:style w:type="paragraph" w:styleId="Pr-formataoHTML">
    <w:name w:val="HTML Preformatted"/>
    <w:basedOn w:val="Normal"/>
    <w:link w:val="Pr-formataoHTMLChar"/>
    <w:uiPriority w:val="99"/>
    <w:semiHidden/>
    <w:unhideWhenUsed/>
    <w:rsid w:val="00553F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formataoHTMLChar">
    <w:name w:val="Pré-formatação HTML Char"/>
    <w:basedOn w:val="Fontepargpadro"/>
    <w:link w:val="Pr-formataoHTML"/>
    <w:uiPriority w:val="99"/>
    <w:semiHidden/>
    <w:rsid w:val="00553F46"/>
    <w:rPr>
      <w:rFonts w:ascii="Courier New" w:eastAsia="Times New Roman" w:hAnsi="Courier New" w:cs="Courier New"/>
      <w:sz w:val="20"/>
      <w:szCs w:val="20"/>
      <w:lang w:val="en-US"/>
    </w:rPr>
  </w:style>
  <w:style w:type="paragraph" w:styleId="Textodecomentrio">
    <w:name w:val="annotation text"/>
    <w:basedOn w:val="Normal"/>
    <w:link w:val="TextodecomentrioChar"/>
    <w:uiPriority w:val="99"/>
    <w:unhideWhenUsed/>
    <w:rsid w:val="00826371"/>
    <w:pPr>
      <w:spacing w:line="240" w:lineRule="auto"/>
    </w:pPr>
    <w:rPr>
      <w:sz w:val="20"/>
      <w:szCs w:val="20"/>
    </w:rPr>
  </w:style>
  <w:style w:type="character" w:customStyle="1" w:styleId="TextodecomentrioChar">
    <w:name w:val="Texto de comentário Char"/>
    <w:basedOn w:val="Fontepargpadro"/>
    <w:link w:val="Textodecomentrio"/>
    <w:uiPriority w:val="99"/>
    <w:rsid w:val="00826371"/>
    <w:rPr>
      <w:sz w:val="20"/>
      <w:szCs w:val="20"/>
    </w:rPr>
  </w:style>
  <w:style w:type="character" w:styleId="Refdecomentrio">
    <w:name w:val="annotation reference"/>
    <w:basedOn w:val="Fontepargpadro"/>
    <w:uiPriority w:val="99"/>
    <w:semiHidden/>
    <w:unhideWhenUsed/>
    <w:rsid w:val="00826371"/>
    <w:rPr>
      <w:sz w:val="16"/>
      <w:szCs w:val="16"/>
    </w:rPr>
  </w:style>
  <w:style w:type="paragraph" w:styleId="NormalWeb">
    <w:name w:val="Normal (Web)"/>
    <w:basedOn w:val="Normal"/>
    <w:uiPriority w:val="99"/>
    <w:unhideWhenUsed/>
    <w:rsid w:val="008C5C4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Assuntodocomentrio">
    <w:name w:val="annotation subject"/>
    <w:basedOn w:val="Textodecomentrio"/>
    <w:next w:val="Textodecomentrio"/>
    <w:link w:val="AssuntodocomentrioChar"/>
    <w:uiPriority w:val="99"/>
    <w:semiHidden/>
    <w:unhideWhenUsed/>
    <w:rsid w:val="00BE6DCF"/>
    <w:rPr>
      <w:b/>
      <w:bCs/>
    </w:rPr>
  </w:style>
  <w:style w:type="character" w:customStyle="1" w:styleId="AssuntodocomentrioChar">
    <w:name w:val="Assunto do comentário Char"/>
    <w:basedOn w:val="TextodecomentrioChar"/>
    <w:link w:val="Assuntodocomentrio"/>
    <w:uiPriority w:val="99"/>
    <w:semiHidden/>
    <w:rsid w:val="00BE6DCF"/>
    <w:rPr>
      <w:b/>
      <w:bCs/>
      <w:sz w:val="20"/>
      <w:szCs w:val="20"/>
    </w:rPr>
  </w:style>
  <w:style w:type="paragraph" w:styleId="Textodebalo">
    <w:name w:val="Balloon Text"/>
    <w:basedOn w:val="Normal"/>
    <w:link w:val="TextodebaloChar"/>
    <w:uiPriority w:val="99"/>
    <w:semiHidden/>
    <w:unhideWhenUsed/>
    <w:rsid w:val="007A482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A482F"/>
    <w:rPr>
      <w:rFonts w:ascii="Tahoma" w:hAnsi="Tahoma" w:cs="Tahoma"/>
      <w:sz w:val="16"/>
      <w:szCs w:val="16"/>
    </w:rPr>
  </w:style>
  <w:style w:type="character" w:customStyle="1" w:styleId="y2iqfc">
    <w:name w:val="y2iqfc"/>
    <w:basedOn w:val="Fontepargpadro"/>
    <w:rsid w:val="007A482F"/>
  </w:style>
  <w:style w:type="paragraph" w:customStyle="1" w:styleId="ref">
    <w:name w:val="ref"/>
    <w:basedOn w:val="Normal"/>
    <w:rsid w:val="003F2AF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MenoPendente">
    <w:name w:val="Unresolved Mention"/>
    <w:basedOn w:val="Fontepargpadro"/>
    <w:uiPriority w:val="99"/>
    <w:semiHidden/>
    <w:unhideWhenUsed/>
    <w:rsid w:val="000C768D"/>
    <w:rPr>
      <w:color w:val="605E5C"/>
      <w:shd w:val="clear" w:color="auto" w:fill="E1DFDD"/>
    </w:rPr>
  </w:style>
  <w:style w:type="paragraph" w:styleId="Reviso">
    <w:name w:val="Revision"/>
    <w:hidden/>
    <w:uiPriority w:val="99"/>
    <w:semiHidden/>
    <w:rsid w:val="001506F1"/>
    <w:pPr>
      <w:spacing w:after="0" w:line="240" w:lineRule="auto"/>
    </w:pPr>
  </w:style>
  <w:style w:type="table" w:customStyle="1" w:styleId="5">
    <w:name w:val="5"/>
    <w:basedOn w:val="Tabelanormal"/>
    <w:rsid w:val="00C266A5"/>
    <w:pPr>
      <w:spacing w:after="0" w:line="240" w:lineRule="auto"/>
    </w:pPr>
    <w:rPr>
      <w:rFonts w:ascii="Arial" w:eastAsia="Arial" w:hAnsi="Arial" w:cs="Arial"/>
      <w:lang w:val="en-GB"/>
    </w:rPr>
    <w:tblPr>
      <w:tblStyleRowBandSize w:val="1"/>
      <w:tblStyleColBandSize w:val="1"/>
      <w:tblInd w:w="0" w:type="nil"/>
      <w:tblCellMar>
        <w:top w:w="100" w:type="dxa"/>
        <w:bottom w:w="100" w:type="dxa"/>
      </w:tblCellMar>
    </w:tblPr>
  </w:style>
  <w:style w:type="paragraph" w:customStyle="1" w:styleId="Default">
    <w:name w:val="Default"/>
    <w:rsid w:val="007967C9"/>
    <w:pPr>
      <w:autoSpaceDE w:val="0"/>
      <w:autoSpaceDN w:val="0"/>
      <w:adjustRightInd w:val="0"/>
      <w:spacing w:after="0" w:line="240" w:lineRule="auto"/>
    </w:pPr>
    <w:rPr>
      <w:rFonts w:ascii="Shaker 2 Lancet Regular" w:hAnsi="Shaker 2 Lancet Regular" w:cs="Shaker 2 Lancet Regular"/>
      <w:color w:val="000000"/>
      <w:sz w:val="24"/>
      <w:szCs w:val="24"/>
    </w:rPr>
  </w:style>
  <w:style w:type="character" w:customStyle="1" w:styleId="A1">
    <w:name w:val="A1"/>
    <w:uiPriority w:val="99"/>
    <w:rsid w:val="007967C9"/>
    <w:rPr>
      <w:rFonts w:cs="Shaker 2 Lancet Regular"/>
      <w:color w:val="000000"/>
    </w:rPr>
  </w:style>
  <w:style w:type="paragraph" w:customStyle="1" w:styleId="EndNoteBibliographyTitle">
    <w:name w:val="EndNote Bibliography Title"/>
    <w:basedOn w:val="Normal"/>
    <w:link w:val="EndNoteBibliographyTitleChar"/>
    <w:rsid w:val="00A0559C"/>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Fontepargpadro"/>
    <w:link w:val="EndNoteBibliographyTitle"/>
    <w:rsid w:val="00A0559C"/>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A0559C"/>
    <w:pPr>
      <w:spacing w:line="240" w:lineRule="auto"/>
    </w:pPr>
    <w:rPr>
      <w:rFonts w:ascii="Times New Roman" w:hAnsi="Times New Roman" w:cs="Times New Roman"/>
      <w:noProof/>
      <w:sz w:val="24"/>
      <w:lang w:val="en-US"/>
    </w:rPr>
  </w:style>
  <w:style w:type="character" w:customStyle="1" w:styleId="EndNoteBibliographyChar">
    <w:name w:val="EndNote Bibliography Char"/>
    <w:basedOn w:val="Fontepargpadro"/>
    <w:link w:val="EndNoteBibliography"/>
    <w:rsid w:val="00A0559C"/>
    <w:rPr>
      <w:rFonts w:ascii="Times New Roman" w:hAnsi="Times New Roman" w:cs="Times New Roman"/>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239485">
      <w:bodyDiv w:val="1"/>
      <w:marLeft w:val="0"/>
      <w:marRight w:val="0"/>
      <w:marTop w:val="0"/>
      <w:marBottom w:val="0"/>
      <w:divBdr>
        <w:top w:val="none" w:sz="0" w:space="0" w:color="auto"/>
        <w:left w:val="none" w:sz="0" w:space="0" w:color="auto"/>
        <w:bottom w:val="none" w:sz="0" w:space="0" w:color="auto"/>
        <w:right w:val="none" w:sz="0" w:space="0" w:color="auto"/>
      </w:divBdr>
    </w:div>
    <w:div w:id="485322404">
      <w:bodyDiv w:val="1"/>
      <w:marLeft w:val="0"/>
      <w:marRight w:val="0"/>
      <w:marTop w:val="0"/>
      <w:marBottom w:val="0"/>
      <w:divBdr>
        <w:top w:val="none" w:sz="0" w:space="0" w:color="auto"/>
        <w:left w:val="none" w:sz="0" w:space="0" w:color="auto"/>
        <w:bottom w:val="none" w:sz="0" w:space="0" w:color="auto"/>
        <w:right w:val="none" w:sz="0" w:space="0" w:color="auto"/>
      </w:divBdr>
    </w:div>
    <w:div w:id="940143431">
      <w:bodyDiv w:val="1"/>
      <w:marLeft w:val="0"/>
      <w:marRight w:val="0"/>
      <w:marTop w:val="0"/>
      <w:marBottom w:val="0"/>
      <w:divBdr>
        <w:top w:val="none" w:sz="0" w:space="0" w:color="auto"/>
        <w:left w:val="none" w:sz="0" w:space="0" w:color="auto"/>
        <w:bottom w:val="none" w:sz="0" w:space="0" w:color="auto"/>
        <w:right w:val="none" w:sz="0" w:space="0" w:color="auto"/>
      </w:divBdr>
    </w:div>
    <w:div w:id="995841924">
      <w:bodyDiv w:val="1"/>
      <w:marLeft w:val="0"/>
      <w:marRight w:val="0"/>
      <w:marTop w:val="0"/>
      <w:marBottom w:val="0"/>
      <w:divBdr>
        <w:top w:val="none" w:sz="0" w:space="0" w:color="auto"/>
        <w:left w:val="none" w:sz="0" w:space="0" w:color="auto"/>
        <w:bottom w:val="none" w:sz="0" w:space="0" w:color="auto"/>
        <w:right w:val="none" w:sz="0" w:space="0" w:color="auto"/>
      </w:divBdr>
      <w:divsChild>
        <w:div w:id="1499032222">
          <w:marLeft w:val="76"/>
          <w:marRight w:val="0"/>
          <w:marTop w:val="0"/>
          <w:marBottom w:val="0"/>
          <w:divBdr>
            <w:top w:val="none" w:sz="0" w:space="0" w:color="auto"/>
            <w:left w:val="none" w:sz="0" w:space="0" w:color="auto"/>
            <w:bottom w:val="none" w:sz="0" w:space="0" w:color="auto"/>
            <w:right w:val="none" w:sz="0" w:space="0" w:color="auto"/>
          </w:divBdr>
        </w:div>
        <w:div w:id="1521162820">
          <w:marLeft w:val="76"/>
          <w:marRight w:val="0"/>
          <w:marTop w:val="0"/>
          <w:marBottom w:val="0"/>
          <w:divBdr>
            <w:top w:val="none" w:sz="0" w:space="0" w:color="auto"/>
            <w:left w:val="none" w:sz="0" w:space="0" w:color="auto"/>
            <w:bottom w:val="none" w:sz="0" w:space="0" w:color="auto"/>
            <w:right w:val="none" w:sz="0" w:space="0" w:color="auto"/>
          </w:divBdr>
        </w:div>
        <w:div w:id="1037005637">
          <w:marLeft w:val="76"/>
          <w:marRight w:val="0"/>
          <w:marTop w:val="0"/>
          <w:marBottom w:val="0"/>
          <w:divBdr>
            <w:top w:val="none" w:sz="0" w:space="0" w:color="auto"/>
            <w:left w:val="none" w:sz="0" w:space="0" w:color="auto"/>
            <w:bottom w:val="none" w:sz="0" w:space="0" w:color="auto"/>
            <w:right w:val="none" w:sz="0" w:space="0" w:color="auto"/>
          </w:divBdr>
        </w:div>
      </w:divsChild>
    </w:div>
    <w:div w:id="1150092677">
      <w:bodyDiv w:val="1"/>
      <w:marLeft w:val="0"/>
      <w:marRight w:val="0"/>
      <w:marTop w:val="0"/>
      <w:marBottom w:val="0"/>
      <w:divBdr>
        <w:top w:val="none" w:sz="0" w:space="0" w:color="auto"/>
        <w:left w:val="none" w:sz="0" w:space="0" w:color="auto"/>
        <w:bottom w:val="none" w:sz="0" w:space="0" w:color="auto"/>
        <w:right w:val="none" w:sz="0" w:space="0" w:color="auto"/>
      </w:divBdr>
    </w:div>
    <w:div w:id="1737313777">
      <w:bodyDiv w:val="1"/>
      <w:marLeft w:val="0"/>
      <w:marRight w:val="0"/>
      <w:marTop w:val="0"/>
      <w:marBottom w:val="0"/>
      <w:divBdr>
        <w:top w:val="none" w:sz="0" w:space="0" w:color="auto"/>
        <w:left w:val="none" w:sz="0" w:space="0" w:color="auto"/>
        <w:bottom w:val="none" w:sz="0" w:space="0" w:color="auto"/>
        <w:right w:val="none" w:sz="0" w:space="0" w:color="auto"/>
      </w:divBdr>
      <w:divsChild>
        <w:div w:id="463546954">
          <w:marLeft w:val="99"/>
          <w:marRight w:val="0"/>
          <w:marTop w:val="0"/>
          <w:marBottom w:val="0"/>
          <w:divBdr>
            <w:top w:val="none" w:sz="0" w:space="0" w:color="auto"/>
            <w:left w:val="none" w:sz="0" w:space="0" w:color="auto"/>
            <w:bottom w:val="none" w:sz="0" w:space="0" w:color="auto"/>
            <w:right w:val="none" w:sz="0" w:space="0" w:color="auto"/>
          </w:divBdr>
        </w:div>
        <w:div w:id="1607420349">
          <w:marLeft w:val="99"/>
          <w:marRight w:val="0"/>
          <w:marTop w:val="0"/>
          <w:marBottom w:val="0"/>
          <w:divBdr>
            <w:top w:val="none" w:sz="0" w:space="0" w:color="auto"/>
            <w:left w:val="none" w:sz="0" w:space="0" w:color="auto"/>
            <w:bottom w:val="none" w:sz="0" w:space="0" w:color="auto"/>
            <w:right w:val="none" w:sz="0" w:space="0" w:color="auto"/>
          </w:divBdr>
        </w:div>
      </w:divsChild>
    </w:div>
    <w:div w:id="206302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jpg"/><Relationship Id="rId18" Type="http://schemas.openxmlformats.org/officeDocument/2006/relationships/header" Target="header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footer" Target="footer4.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jpg"/><Relationship Id="rId22" Type="http://schemas.openxmlformats.org/officeDocument/2006/relationships/header" Target="header4.xml"/><Relationship Id="rId27" Type="http://schemas.microsoft.com/office/2018/08/relationships/commentsExtensible" Target="commentsExtensi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92E7A-33ED-478C-A8F9-EEFB66189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6573</Words>
  <Characters>36417</Characters>
  <Application>Microsoft Office Word</Application>
  <DocSecurity>0</DocSecurity>
  <Lines>758</Lines>
  <Paragraphs>358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 Inês Schmidt</dc:creator>
  <cp:lastModifiedBy>PPGEPI</cp:lastModifiedBy>
  <cp:revision>3</cp:revision>
  <cp:lastPrinted>2024-02-12T19:16:00Z</cp:lastPrinted>
  <dcterms:created xsi:type="dcterms:W3CDTF">2024-04-19T19:34:00Z</dcterms:created>
  <dcterms:modified xsi:type="dcterms:W3CDTF">2024-04-19T19:36:00Z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id="5pnwxd2c"/&gt;&lt;style id="http://www.zotero.org/styles/vancouver-superscript" locale="en-US" hasBibliography="1" bibliographyStyleHasBeenSet="1"/&gt;&lt;prefs&gt;&lt;pref name="fieldType" value="Field"/&gt;&lt;pref </vt:lpwstr>
  </property>
  <property fmtid="{D5CDD505-2E9C-101B-9397-08002B2CF9AE}" pid="3" name="ZOTERO_PREF_2">
    <vt:lpwstr>name="automaticJournalAbbreviations" value="true"/&gt;&lt;/prefs&gt;&lt;/data&gt;</vt:lpwstr>
  </property>
  <property fmtid="{D5CDD505-2E9C-101B-9397-08002B2CF9AE}" pid="4" name="GrammarlyDocumentId">
    <vt:lpwstr>422d65e134d8594c629a8fe15061c030a24fe58ab95bee8fa87b1a690aca3c67</vt:lpwstr>
  </property>
</Properties>
</file>