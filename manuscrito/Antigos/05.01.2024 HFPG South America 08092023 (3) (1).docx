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1"/>
        </w:numPr>
        <w:shd w:fill="ffffff" w:val="clear"/>
        <w:spacing w:after="300" w:line="335" w:lineRule="auto"/>
        <w:ind w:left="720" w:hanging="360"/>
        <w:rPr>
          <w:b w:val="1"/>
          <w:sz w:val="24"/>
          <w:szCs w:val="24"/>
        </w:rPr>
      </w:pPr>
      <w:r w:rsidDel="00000000" w:rsidR="00000000" w:rsidRPr="00000000">
        <w:rPr>
          <w:rtl w:val="0"/>
        </w:rPr>
      </w:r>
    </w:p>
    <w:p w:rsidR="00000000" w:rsidDel="00000000" w:rsidP="00000000" w:rsidRDefault="00000000" w:rsidRPr="00000000" w14:paraId="00000002">
      <w:pPr>
        <w:numPr>
          <w:ilvl w:val="0"/>
          <w:numId w:val="1"/>
        </w:numPr>
        <w:shd w:fill="ffffff" w:val="clear"/>
        <w:spacing w:after="300" w:line="335" w:lineRule="auto"/>
        <w:ind w:left="720" w:hanging="360"/>
        <w:rPr>
          <w:b w:val="1"/>
          <w:sz w:val="24"/>
          <w:szCs w:val="24"/>
        </w:rPr>
      </w:pPr>
      <w:r w:rsidDel="00000000" w:rsidR="00000000" w:rsidRPr="00000000">
        <w:rPr>
          <w:b w:val="1"/>
          <w:color w:val="53565a"/>
          <w:sz w:val="24"/>
          <w:szCs w:val="24"/>
          <w:rtl w:val="0"/>
        </w:rPr>
        <w:t xml:space="preserve">Covering letter – the letter must contain: why the submission is appropriate for publication in Public Health; what is known about the topic discussed; what your study adds; and confirmation that the paper has not been published elsewhere</w:t>
      </w:r>
      <w:r w:rsidDel="00000000" w:rsidR="00000000" w:rsidRPr="00000000">
        <w:rPr>
          <w:rtl w:val="0"/>
        </w:rPr>
      </w:r>
    </w:p>
    <w:p w:rsidR="00000000" w:rsidDel="00000000" w:rsidP="00000000" w:rsidRDefault="00000000" w:rsidRPr="00000000" w14:paraId="00000003">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Porto Alegre, November, XX, 2023. </w:t>
      </w:r>
    </w:p>
    <w:p w:rsidR="00000000" w:rsidDel="00000000" w:rsidP="00000000" w:rsidRDefault="00000000" w:rsidRPr="00000000" w14:paraId="00000004">
      <w:pPr>
        <w:shd w:fill="ffffff" w:val="clea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Andrew Lee, MD MFPH MRCGP and Joanne Morling, MBChB, MSc, PhD</w:t>
      </w:r>
    </w:p>
    <w:p w:rsidR="00000000" w:rsidDel="00000000" w:rsidP="00000000" w:rsidRDefault="00000000" w:rsidRPr="00000000" w14:paraId="00000006">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Editors-in-Chief </w:t>
      </w:r>
    </w:p>
    <w:p w:rsidR="00000000" w:rsidDel="00000000" w:rsidP="00000000" w:rsidRDefault="00000000" w:rsidRPr="00000000" w14:paraId="00000007">
      <w:pP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Health Editorial Office</w:t>
        <w:br w:type="textWrapping"/>
        <w:t xml:space="preserve">The Royal Society for Public Health</w:t>
        <w:br w:type="textWrapping"/>
      </w:r>
    </w:p>
    <w:p w:rsidR="00000000" w:rsidDel="00000000" w:rsidP="00000000" w:rsidRDefault="00000000" w:rsidRPr="00000000" w14:paraId="00000008">
      <w:pPr>
        <w:shd w:fill="ffffff" w:val="clear"/>
        <w:spacing w:befor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Dear Editors:</w:t>
      </w:r>
    </w:p>
    <w:p w:rsidR="00000000" w:rsidDel="00000000" w:rsidP="00000000" w:rsidRDefault="00000000" w:rsidRPr="00000000" w14:paraId="00000009">
      <w:pPr>
        <w:spacing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Please find enclosed our manuscript entitled “The Burden of High Fasting Plasma Glucose in South American Countries, 1990–2019: A Systematic Analysis for the Global Burden of Disease Study”, which we would like you to consider for review and possible publication in the special Public Health issue </w:t>
      </w:r>
      <w:r w:rsidDel="00000000" w:rsidR="00000000" w:rsidRPr="00000000">
        <w:rPr>
          <w:rFonts w:ascii="Times New Roman" w:cs="Times New Roman" w:eastAsia="Times New Roman" w:hAnsi="Times New Roman"/>
          <w:i w:val="1"/>
          <w:sz w:val="24"/>
          <w:szCs w:val="24"/>
          <w:highlight w:val="white"/>
          <w:rtl w:val="0"/>
        </w:rPr>
        <w:t xml:space="preserve">The Burden of Disease in South America</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0A">
      <w:pPr>
        <w:spacing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tab/>
        <w:t xml:space="preserve">Our manuscript reports the investigation of an original research question that generates new and impactful knowledge about the burden of disease in South America, using Institute for Health Metrics and Evaluation (IHME) data from the ‘Global Burden Diseases’ (GBD) study. </w:t>
      </w:r>
    </w:p>
    <w:p w:rsidR="00000000" w:rsidDel="00000000" w:rsidP="00000000" w:rsidRDefault="00000000" w:rsidRPr="00000000" w14:paraId="0000000B">
      <w:pPr>
        <w:spacing w:after="240" w:befor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High prevalenceand burden of diabetes have been reported in the Americas. Still, a comprehensive analysis of the high fasting plasma glucose burden and the compound effect of severity and prevalence for the South American region is scarce.</w:t>
      </w:r>
    </w:p>
    <w:p w:rsidR="00000000" w:rsidDel="00000000" w:rsidP="00000000" w:rsidRDefault="00000000" w:rsidRPr="00000000" w14:paraId="0000000C">
      <w:pPr>
        <w:spacing w:after="240" w:before="240" w:line="240" w:lineRule="auto"/>
        <w:ind w:firstLine="70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Given the heterogeneity of diabetes morbidity and mortality burden across countries in America, it is essential to have more detailed data for more accurate planning of public health policies. This article describes the burden of hyperglycemia in South American countries from 1990 to 2019. Furthermore, we aim to evaluate the relationship of HFPG to the level of socioeconomic development of these countries.</w:t>
      </w:r>
    </w:p>
    <w:p w:rsidR="00000000" w:rsidDel="00000000" w:rsidP="00000000" w:rsidRDefault="00000000" w:rsidRPr="00000000" w14:paraId="0000000D">
      <w:pPr>
        <w:spacing w:after="240" w:before="24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has not been published elsewhere.</w:t>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forward to your reply, we thank you very much in advance.</w:t>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Yours sincerely,</w:t>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Rita Mattiello, on behalf of the co-authors.</w:t>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color w:val="53565a"/>
        </w:rPr>
      </w:pPr>
      <w:r w:rsidDel="00000000" w:rsidR="00000000" w:rsidRPr="00000000">
        <w:br w:type="page"/>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page</w:t>
      </w:r>
    </w:p>
    <w:p w:rsidR="00000000" w:rsidDel="00000000" w:rsidP="00000000" w:rsidRDefault="00000000" w:rsidRPr="00000000" w14:paraId="000000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highlight w:val="magenta"/>
        </w:rPr>
      </w:pPr>
      <w:r w:rsidDel="00000000" w:rsidR="00000000" w:rsidRPr="00000000">
        <w:rPr>
          <w:rFonts w:ascii="Times New Roman" w:cs="Times New Roman" w:eastAsia="Times New Roman" w:hAnsi="Times New Roman"/>
          <w:sz w:val="24"/>
          <w:szCs w:val="24"/>
          <w:rtl w:val="0"/>
        </w:rPr>
        <w:t xml:space="preserve">The burden of high fasting plasma glucose in South American Countries, 1990–2019</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a systematic analysis for the Global Burden of Disease Study</w:t>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Anelise Decavatá Szortyka, MD</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Sergio Espinoza</w:t>
      </w:r>
      <w:r w:rsidDel="00000000" w:rsidR="00000000" w:rsidRPr="00000000">
        <w:rPr>
          <w:rFonts w:ascii="Times New Roman" w:cs="Times New Roman" w:eastAsia="Times New Roman" w:hAnsi="Times New Roman"/>
          <w:sz w:val="24"/>
          <w:szCs w:val="24"/>
          <w:vertAlign w:val="superscript"/>
          <w:rtl w:val="0"/>
        </w:rPr>
        <w:t xml:space="preserve">b</w:t>
      </w:r>
      <w:r w:rsidDel="00000000" w:rsidR="00000000" w:rsidRPr="00000000">
        <w:rPr>
          <w:rFonts w:ascii="Times New Roman" w:cs="Times New Roman" w:eastAsia="Times New Roman" w:hAnsi="Times New Roman"/>
          <w:sz w:val="24"/>
          <w:szCs w:val="24"/>
          <w:rtl w:val="0"/>
        </w:rPr>
        <w:t xml:space="preserve">, Bruce Bartholow Duncan, PhD</w:t>
      </w: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 Bárbara Niegia Garcia de Goulart, PhD</w:t>
      </w:r>
      <w:r w:rsidDel="00000000" w:rsidR="00000000" w:rsidRPr="00000000">
        <w:rPr>
          <w:rFonts w:ascii="Times New Roman" w:cs="Times New Roman" w:eastAsia="Times New Roman" w:hAnsi="Times New Roman"/>
          <w:sz w:val="24"/>
          <w:szCs w:val="24"/>
          <w:vertAlign w:val="superscript"/>
          <w:rtl w:val="0"/>
        </w:rPr>
        <w:t xml:space="preserve">a,c</w:t>
      </w:r>
      <w:r w:rsidDel="00000000" w:rsidR="00000000" w:rsidRPr="00000000">
        <w:rPr>
          <w:rFonts w:ascii="Times New Roman" w:cs="Times New Roman" w:eastAsia="Times New Roman" w:hAnsi="Times New Roman"/>
          <w:sz w:val="24"/>
          <w:szCs w:val="24"/>
          <w:rtl w:val="0"/>
        </w:rPr>
        <w:t xml:space="preserve">, Rodrigo Citton Padilha dos Reis, PhD</w:t>
      </w:r>
      <w:r w:rsidDel="00000000" w:rsidR="00000000" w:rsidRPr="00000000">
        <w:rPr>
          <w:rFonts w:ascii="Times New Roman" w:cs="Times New Roman" w:eastAsia="Times New Roman" w:hAnsi="Times New Roman"/>
          <w:sz w:val="24"/>
          <w:szCs w:val="24"/>
          <w:vertAlign w:val="superscript"/>
          <w:rtl w:val="0"/>
        </w:rPr>
        <w:t xml:space="preserve">a,d</w:t>
      </w:r>
      <w:r w:rsidDel="00000000" w:rsidR="00000000" w:rsidRPr="00000000">
        <w:rPr>
          <w:rFonts w:ascii="Times New Roman" w:cs="Times New Roman" w:eastAsia="Times New Roman" w:hAnsi="Times New Roman"/>
          <w:sz w:val="24"/>
          <w:szCs w:val="24"/>
          <w:rtl w:val="0"/>
        </w:rPr>
        <w:t xml:space="preserve">, Rita Mattiello, PhD</w:t>
      </w:r>
      <w:r w:rsidDel="00000000" w:rsidR="00000000" w:rsidRPr="00000000">
        <w:rPr>
          <w:rFonts w:ascii="Times New Roman" w:cs="Times New Roman" w:eastAsia="Times New Roman" w:hAnsi="Times New Roman"/>
          <w:sz w:val="24"/>
          <w:szCs w:val="24"/>
          <w:vertAlign w:val="superscript"/>
          <w:rtl w:val="0"/>
        </w:rPr>
        <w:t xml:space="preserve">a,b,*</w:t>
      </w:r>
    </w:p>
    <w:p w:rsidR="00000000" w:rsidDel="00000000" w:rsidP="00000000" w:rsidRDefault="00000000" w:rsidRPr="00000000" w14:paraId="0000001D">
      <w:pPr>
        <w:jc w:val="both"/>
        <w:rPr>
          <w:rFonts w:ascii="Times New Roman" w:cs="Times New Roman" w:eastAsia="Times New Roman" w:hAnsi="Times New Roman"/>
          <w:sz w:val="24"/>
          <w:szCs w:val="24"/>
          <w:highlight w:val="yellow"/>
          <w:vertAlign w:val="superscript"/>
        </w:rPr>
      </w:pPr>
      <w:r w:rsidDel="00000000" w:rsidR="00000000" w:rsidRPr="00000000">
        <w:rPr>
          <w:rFonts w:ascii="Times New Roman" w:cs="Times New Roman" w:eastAsia="Times New Roman" w:hAnsi="Times New Roman"/>
          <w:color w:val="444746"/>
          <w:sz w:val="24"/>
          <w:szCs w:val="24"/>
          <w:highlight w:val="yellow"/>
          <w:vertAlign w:val="superscript"/>
          <w:rtl w:val="0"/>
        </w:rPr>
        <w:t xml:space="preserve">Ewerton, y Liane and Mohsen</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a</w:t>
      </w:r>
      <w:r w:rsidDel="00000000" w:rsidR="00000000" w:rsidRPr="00000000">
        <w:rPr>
          <w:rFonts w:ascii="Times New Roman" w:cs="Times New Roman" w:eastAsia="Times New Roman" w:hAnsi="Times New Roman"/>
          <w:sz w:val="24"/>
          <w:szCs w:val="24"/>
          <w:rtl w:val="0"/>
        </w:rPr>
        <w:t xml:space="preserve">Programa de Pós-graduação em Epidemiologia, Universidade Federal do Rio Grande do Sul, Porto Alegre, Brazil</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b </w:t>
      </w:r>
      <w:r w:rsidDel="00000000" w:rsidR="00000000" w:rsidRPr="00000000">
        <w:rPr>
          <w:rFonts w:ascii="Times New Roman" w:cs="Times New Roman" w:eastAsia="Times New Roman" w:hAnsi="Times New Roman"/>
          <w:sz w:val="24"/>
          <w:szCs w:val="24"/>
          <w:rtl w:val="0"/>
        </w:rPr>
        <w:t xml:space="preserve">Faculdade de Medicina, Universidade Federal do Rio Grande do Sul, Porto Alegre, Brazil</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c </w:t>
      </w:r>
      <w:r w:rsidDel="00000000" w:rsidR="00000000" w:rsidRPr="00000000">
        <w:rPr>
          <w:rFonts w:ascii="Times New Roman" w:cs="Times New Roman" w:eastAsia="Times New Roman" w:hAnsi="Times New Roman"/>
          <w:sz w:val="24"/>
          <w:szCs w:val="24"/>
          <w:rtl w:val="0"/>
        </w:rPr>
        <w:t xml:space="preserve">Instituto de Psicologia, Serviço Social e Saúde e Comunicação Humana, Universidade Federal do Rio Grande do Sul, Porto Alegre, Brazil</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d</w:t>
      </w:r>
      <w:r w:rsidDel="00000000" w:rsidR="00000000" w:rsidRPr="00000000">
        <w:rPr>
          <w:rFonts w:ascii="Times New Roman" w:cs="Times New Roman" w:eastAsia="Times New Roman" w:hAnsi="Times New Roman"/>
          <w:sz w:val="24"/>
          <w:szCs w:val="24"/>
          <w:rtl w:val="0"/>
        </w:rPr>
        <w:t xml:space="preserve"> Departamento de Estatística, Universidade Federal do Rio Grande do Sul, Porto Alegre, Brazil</w:t>
      </w:r>
    </w:p>
    <w:p w:rsidR="00000000" w:rsidDel="00000000" w:rsidP="00000000" w:rsidRDefault="00000000" w:rsidRPr="00000000" w14:paraId="000000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*Corresponding author. Prof. Rita Mattiello, Faculdade de Medicina, Universidade Federal do Rio Grande do Sul, Porto Alegre, Brazil. Tel.:+5551993273252.</w:t>
      </w:r>
    </w:p>
    <w:p w:rsidR="00000000" w:rsidDel="00000000" w:rsidP="00000000" w:rsidRDefault="00000000" w:rsidRPr="00000000" w14:paraId="0000002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E-mail address:</w:t>
      </w:r>
      <w:hyperlink r:id="rId9">
        <w:r w:rsidDel="00000000" w:rsidR="00000000" w:rsidRPr="00000000">
          <w:rPr>
            <w:rFonts w:ascii="Times New Roman" w:cs="Times New Roman" w:eastAsia="Times New Roman" w:hAnsi="Times New Roman"/>
            <w:color w:val="1155cc"/>
            <w:sz w:val="24"/>
            <w:szCs w:val="24"/>
            <w:u w:val="single"/>
            <w:rtl w:val="0"/>
          </w:rPr>
          <w:t xml:space="preserve">rita.mattiello@ufrgs.br</w:t>
        </w:r>
      </w:hyperlink>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tabs>
          <w:tab w:val="left" w:leader="none" w:pos="2971"/>
          <w:tab w:val="left" w:leader="none" w:pos="5785"/>
        </w:tabs>
        <w:rPr>
          <w:color w:val="53565a"/>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F">
      <w:pPr>
        <w:shd w:fill="ffffff" w:val="clear"/>
        <w:spacing w:after="300" w:line="335" w:lineRule="auto"/>
        <w:rPr>
          <w:b w:val="1"/>
          <w:color w:val="53565a"/>
          <w:sz w:val="24"/>
          <w:szCs w:val="24"/>
        </w:rPr>
      </w:pPr>
      <w:r w:rsidDel="00000000" w:rsidR="00000000" w:rsidRPr="00000000">
        <w:rPr>
          <w:rFonts w:ascii="Times New Roman" w:cs="Times New Roman" w:eastAsia="Times New Roman" w:hAnsi="Times New Roman"/>
          <w:b w:val="1"/>
          <w:sz w:val="24"/>
          <w:szCs w:val="24"/>
          <w:rtl w:val="0"/>
        </w:rPr>
        <w:t xml:space="preserve">Blinded manuscript</w:t>
      </w: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describe the burden of hyperglycemia, characterized by the Global Burden of Disease Study as high fasting plasma glucose (HFPG), in South American countries from 1990 to 2019</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Study design</w:t>
      </w:r>
      <w:r w:rsidDel="00000000" w:rsidR="00000000" w:rsidRPr="00000000">
        <w:rPr>
          <w:rFonts w:ascii="Times New Roman" w:cs="Times New Roman" w:eastAsia="Times New Roman" w:hAnsi="Times New Roman"/>
          <w:sz w:val="24"/>
          <w:szCs w:val="24"/>
          <w:rtl w:val="0"/>
        </w:rPr>
        <w:t xml:space="preserve">: epidemiological study.</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Methods:</w:t>
      </w:r>
      <w:r w:rsidDel="00000000" w:rsidR="00000000" w:rsidRPr="00000000">
        <w:rPr>
          <w:rFonts w:ascii="Times New Roman" w:cs="Times New Roman" w:eastAsia="Times New Roman" w:hAnsi="Times New Roman"/>
          <w:sz w:val="24"/>
          <w:szCs w:val="24"/>
          <w:rtl w:val="0"/>
        </w:rPr>
        <w:t xml:space="preserve"> The burden attributable to HFPG in adults aged 25 years or older in twelve South American countries </w:t>
      </w:r>
      <w:r w:rsidDel="00000000" w:rsidR="00000000" w:rsidRPr="00000000">
        <w:rPr>
          <w:rFonts w:ascii="Times New Roman" w:cs="Times New Roman" w:eastAsia="Times New Roman" w:hAnsi="Times New Roman"/>
          <w:color w:val="000000"/>
          <w:sz w:val="24"/>
          <w:szCs w:val="24"/>
          <w:rtl w:val="0"/>
        </w:rPr>
        <w:t xml:space="preserve">from 1990 to 2019 using the Global Burden of Disease (GBD) 2019 estimates.</w:t>
      </w:r>
      <w:r w:rsidDel="00000000" w:rsidR="00000000" w:rsidRPr="00000000">
        <w:rPr>
          <w:rFonts w:ascii="Times New Roman" w:cs="Times New Roman" w:eastAsia="Times New Roman" w:hAnsi="Times New Roman"/>
          <w:sz w:val="24"/>
          <w:szCs w:val="24"/>
          <w:rtl w:val="0"/>
        </w:rPr>
        <w:t xml:space="preserve"> A systematic analysis was performed on mortality and morbidity data to estimate disability-adjusted life years (DALYs), years of life lost (YLLs), years lived with disability (YLDs), and summary exposure value (SEV). We also evaluated the data across the Socio-Demographic Index (SDI). All estimates were for both sexes, age-standardised, and 95% uncertainty intervals (95%UI) were described. </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Fonts w:ascii="Times New Roman" w:cs="Times New Roman" w:eastAsia="Times New Roman" w:hAnsi="Times New Roman"/>
          <w:sz w:val="24"/>
          <w:szCs w:val="24"/>
          <w:rtl w:val="0"/>
        </w:rPr>
        <w:t xml:space="preserve"> The burden of HFPG is large and growing in South America. In 2019, Guyana had the highest rate of YLLs (5,419.6; 95%UI 4,115.1-6,924.2), YLDs (1,212.5; 95%UI 838-1,649.2), DALYs (6,632.1; 95%UI 5,237.1-8,243.3), SEV (23.2; 95%UI 21.1-25.2), and deaths (254.5; 95%UI 193.9-324.1). Peru had the lowest rates of YLLs (746.5; 95%UI </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538.6-1,035.4), DALYs (1,143.1; 95%UI 889.2-1,445.9), SEV (7.7; 95%UI 6.6-8.9), and deaths (41.2; 95%UI 29.6-57), whereas Uruguay had the lowest rate of YLDs (357.9; 95%UI 242.4-485.6). Between 1990 and 2019, in most countries, DALYs, YLLs, and deaths decreased, while the SEV and YLDs increased. </w:t>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Conclusions: </w:t>
      </w:r>
      <w:r w:rsidDel="00000000" w:rsidR="00000000" w:rsidRPr="00000000">
        <w:rPr>
          <w:rFonts w:ascii="Times New Roman" w:cs="Times New Roman" w:eastAsia="Times New Roman" w:hAnsi="Times New Roman"/>
          <w:sz w:val="24"/>
          <w:szCs w:val="24"/>
          <w:rtl w:val="0"/>
        </w:rPr>
        <w:t xml:space="preserve">South America´s HFPG burden is large and heterogeneous across countries. While its mortality has decreased, the underlying cause – increased hyperglycemia – has risen, and with it, an increase in disability.  These changes indicate a shift of the burden from mortality to morbidity and health systems must abide by the added workload</w:t>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w:t>
      </w:r>
      <w:r w:rsidDel="00000000" w:rsidR="00000000" w:rsidRPr="00000000">
        <w:rPr>
          <w:rFonts w:ascii="Times New Roman" w:cs="Times New Roman" w:eastAsia="Times New Roman" w:hAnsi="Times New Roman"/>
          <w:sz w:val="24"/>
          <w:szCs w:val="24"/>
          <w:rtl w:val="0"/>
        </w:rPr>
        <w:t xml:space="preserve">hyperglycaemia, disability-adjusted life years, life Expectancy</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highlight w:val="yellow"/>
        </w:rPr>
      </w:pPr>
      <w:r w:rsidDel="00000000" w:rsidR="00000000" w:rsidRPr="00000000">
        <w:br w:type="page"/>
      </w:r>
      <w:r w:rsidDel="00000000" w:rsidR="00000000" w:rsidRPr="00000000">
        <w:rPr>
          <w:rFonts w:ascii="Times New Roman" w:cs="Times New Roman" w:eastAsia="Times New Roman" w:hAnsi="Times New Roman"/>
          <w:sz w:val="24"/>
          <w:szCs w:val="24"/>
          <w:highlight w:val="yellow"/>
          <w:rtl w:val="0"/>
        </w:rPr>
        <w:t xml:space="preserve">ler comment do prof sobre graphical abstract</w:t>
      </w:r>
      <w:sdt>
        <w:sdtPr>
          <w:tag w:val="goog_rdk_0"/>
        </w:sdtPr>
        <w:sdtContent>
          <w:commentRangeStart w:id="0"/>
        </w:sdtContent>
      </w:sdt>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8"/>
          <w:szCs w:val="28"/>
          <w:highlight w:val="yellow"/>
        </w:rPr>
      </w:pPr>
      <w:bookmarkStart w:colFirst="0" w:colLast="0" w:name="_heading=h.gjdgxs" w:id="0"/>
      <w:bookmarkEnd w:id="0"/>
      <w:commentRangeEnd w:id="0"/>
      <w:r w:rsidDel="00000000" w:rsidR="00000000" w:rsidRPr="00000000">
        <w:commentReference w:id="0"/>
      </w: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OI, TODOS AS REFERÊNCIAS TÊM SEUS TRECHOS EM COMENTÁRIOS. POR FAVOR, VAMOS DEIXAR ATÉ AS ÚLTIMAS REVISÕES PARA FACILITAR CONFERIR AS CITAÇÕES. DEPOIS TIRAMOS =))) OBRIGADA ;*</w:t>
      </w:r>
    </w:p>
    <w:p w:rsidR="00000000" w:rsidDel="00000000" w:rsidP="00000000" w:rsidRDefault="00000000" w:rsidRPr="00000000" w14:paraId="00000042">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Diabetes is one of the leading causes of mortality and disability globally. In 2021, there were 529 million (95% uncertainty interval [UI] 500–564) people living with diabetes worldwide, with a predicted rise to 1.31 billion (1.22–1.39) by 2050 (1) </w:t>
      </w:r>
      <w:sdt>
        <w:sdtPr>
          <w:tag w:val="goog_rdk_1"/>
        </w:sdtPr>
        <w:sdtContent>
          <w:commentRangeStart w:id="1"/>
        </w:sdtContent>
      </w:sdt>
      <w:r w:rsidDel="00000000" w:rsidR="00000000" w:rsidRPr="00000000">
        <w:rPr>
          <w:rFonts w:ascii="Times New Roman" w:cs="Times New Roman" w:eastAsia="Times New Roman" w:hAnsi="Times New Roman"/>
          <w:b w:val="1"/>
          <w:color w:val="6aa84f"/>
          <w:sz w:val="24"/>
          <w:szCs w:val="24"/>
          <w:rtl w:val="0"/>
        </w:rPr>
        <w:t xml:space="preserve">(Global regional national, 2023)</w:t>
      </w:r>
      <w:commentRangeEnd w:id="1"/>
      <w:r w:rsidDel="00000000" w:rsidR="00000000" w:rsidRPr="00000000">
        <w:commentReference w:id="1"/>
      </w:r>
      <w:r w:rsidDel="00000000" w:rsidR="00000000" w:rsidRPr="00000000">
        <w:rPr>
          <w:rFonts w:ascii="Times New Roman" w:cs="Times New Roman" w:eastAsia="Times New Roman" w:hAnsi="Times New Roman"/>
          <w:sz w:val="24"/>
          <w:szCs w:val="24"/>
          <w:rtl w:val="0"/>
        </w:rPr>
        <w:t xml:space="preserve">. Hyperglycemia, defined in the Global Burden of Disease context as High Fasting Plasma Glucose (HFPG), is an essential risk factor for diabetes. Diabetes and, to some extent, lesser hyperglycemia are independent risk factors for numerous adverse outcomes </w:t>
      </w:r>
      <w:r w:rsidDel="00000000" w:rsidR="00000000" w:rsidRPr="00000000">
        <w:rPr>
          <w:rtl w:val="0"/>
        </w:rPr>
        <w:t xml:space="preserve"> (2) </w:t>
      </w:r>
      <w:sdt>
        <w:sdtPr>
          <w:tag w:val="goog_rdk_2"/>
        </w:sdtPr>
        <w:sdtContent>
          <w:commentRangeStart w:id="2"/>
        </w:sdtContent>
      </w:sdt>
      <w:r w:rsidDel="00000000" w:rsidR="00000000" w:rsidRPr="00000000">
        <w:rPr>
          <w:rFonts w:ascii="Times New Roman" w:cs="Times New Roman" w:eastAsia="Times New Roman" w:hAnsi="Times New Roman"/>
          <w:b w:val="1"/>
          <w:color w:val="6aa84f"/>
          <w:sz w:val="24"/>
          <w:szCs w:val="24"/>
          <w:rtl w:val="0"/>
        </w:rPr>
        <w:t xml:space="preserve">(</w:t>
      </w:r>
      <w:r w:rsidDel="00000000" w:rsidR="00000000" w:rsidRPr="00000000">
        <w:rPr>
          <w:rFonts w:ascii="Times New Roman" w:cs="Times New Roman" w:eastAsia="Times New Roman" w:hAnsi="Times New Roman"/>
          <w:b w:val="1"/>
          <w:color w:val="6aa84f"/>
          <w:sz w:val="24"/>
          <w:szCs w:val="24"/>
          <w:highlight w:val="white"/>
          <w:rtl w:val="0"/>
        </w:rPr>
        <w:t xml:space="preserve">Liang, 2022</w:t>
      </w:r>
      <w:r w:rsidDel="00000000" w:rsidR="00000000" w:rsidRPr="00000000">
        <w:rPr>
          <w:rFonts w:ascii="Times New Roman" w:cs="Times New Roman" w:eastAsia="Times New Roman" w:hAnsi="Times New Roman"/>
          <w:b w:val="1"/>
          <w:color w:val="6aa84f"/>
          <w:sz w:val="24"/>
          <w:szCs w:val="24"/>
          <w:rtl w:val="0"/>
        </w:rPr>
        <w:t xml:space="preserve">)</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 In the Americas in 2019, diabetes and high fasting plasma glucose were responsible for 2266 (1930-2649) and 4401 crude DALYs (3685-5265) per 100,000 adults, respectively,  with considerable variation across regions (3) </w:t>
      </w:r>
      <w:sdt>
        <w:sdtPr>
          <w:tag w:val="goog_rdk_3"/>
        </w:sdtPr>
        <w:sdtContent>
          <w:commentRangeStart w:id="3"/>
        </w:sdtContent>
      </w:sdt>
      <w:r w:rsidDel="00000000" w:rsidR="00000000" w:rsidRPr="00000000">
        <w:rPr>
          <w:rFonts w:ascii="Times New Roman" w:cs="Times New Roman" w:eastAsia="Times New Roman" w:hAnsi="Times New Roman"/>
          <w:b w:val="1"/>
          <w:color w:val="6aa84f"/>
          <w:sz w:val="24"/>
          <w:szCs w:val="24"/>
          <w:rtl w:val="0"/>
        </w:rPr>
        <w:t xml:space="preserve">(Cousin, 2022)</w:t>
      </w:r>
      <w:commentRangeEnd w:id="3"/>
      <w:r w:rsidDel="00000000" w:rsidR="00000000" w:rsidRPr="00000000">
        <w:commentReference w:id="3"/>
      </w:r>
      <w:r w:rsidDel="00000000" w:rsidR="00000000" w:rsidRPr="00000000">
        <w:rPr>
          <w:rFonts w:ascii="Times New Roman" w:cs="Times New Roman" w:eastAsia="Times New Roman" w:hAnsi="Times New Roman"/>
          <w:sz w:val="24"/>
          <w:szCs w:val="24"/>
          <w:rtl w:val="0"/>
        </w:rPr>
        <w:t xml:space="preserve">. </w:t>
      </w:r>
      <w:sdt>
        <w:sdtPr>
          <w:tag w:val="goog_rdk_4"/>
        </w:sdtPr>
        <w:sdtContent>
          <w:commentRangeStart w:id="4"/>
        </w:sdtContent>
      </w:sdt>
      <w:hyperlink r:id="rId10">
        <w:r w:rsidDel="00000000" w:rsidR="00000000" w:rsidRPr="00000000">
          <w:rPr>
            <w:rFonts w:ascii="Times New Roman" w:cs="Times New Roman" w:eastAsia="Times New Roman" w:hAnsi="Times New Roman"/>
            <w:color w:val="0071bc"/>
            <w:sz w:val="24"/>
            <w:szCs w:val="24"/>
            <w:highlight w:val="white"/>
            <w:rtl w:val="0"/>
          </w:rPr>
          <w:t xml:space="preserve">Kanyin Liane Ong</w:t>
        </w:r>
      </w:hyperlink>
      <w:commentRangeEnd w:id="4"/>
      <w:r w:rsidDel="00000000" w:rsidR="00000000" w:rsidRPr="00000000">
        <w:commentReference w:id="4"/>
      </w:r>
      <w:r w:rsidDel="00000000" w:rsidR="00000000" w:rsidRPr="00000000">
        <w:rPr>
          <w:rFonts w:ascii="Times New Roman" w:cs="Times New Roman" w:eastAsia="Times New Roman" w:hAnsi="Times New Roman"/>
          <w:color w:val="212121"/>
          <w:sz w:val="24"/>
          <w:szCs w:val="24"/>
          <w:highlight w:val="white"/>
          <w:rtl w:val="0"/>
        </w:rPr>
        <w:t xml:space="preserve">,</w:t>
      </w:r>
      <w:r w:rsidDel="00000000" w:rsidR="00000000" w:rsidRPr="00000000">
        <w:rPr>
          <w:rtl w:val="0"/>
        </w:rPr>
      </w:r>
    </w:p>
    <w:p w:rsidR="00000000" w:rsidDel="00000000" w:rsidP="00000000" w:rsidRDefault="00000000" w:rsidRPr="00000000" w14:paraId="00000043">
      <w:pP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prevalence and burden of diabetes have been reported in the Americas (3) </w:t>
      </w:r>
      <w:sdt>
        <w:sdtPr>
          <w:tag w:val="goog_rdk_5"/>
        </w:sdtPr>
        <w:sdtContent>
          <w:commentRangeStart w:id="5"/>
        </w:sdtContent>
      </w:sdt>
      <w:r w:rsidDel="00000000" w:rsidR="00000000" w:rsidRPr="00000000">
        <w:rPr>
          <w:rFonts w:ascii="Times New Roman" w:cs="Times New Roman" w:eastAsia="Times New Roman" w:hAnsi="Times New Roman"/>
          <w:b w:val="1"/>
          <w:color w:val="6aa84f"/>
          <w:sz w:val="24"/>
          <w:szCs w:val="24"/>
          <w:rtl w:val="0"/>
        </w:rPr>
        <w:t xml:space="preserve">(Cousin, 2022)</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Still, a comprehensive analysis of the high fasting plasma glucose burden and t</w:t>
      </w:r>
      <w:r w:rsidDel="00000000" w:rsidR="00000000" w:rsidRPr="00000000">
        <w:rPr>
          <w:rFonts w:ascii="Times New Roman" w:cs="Times New Roman" w:eastAsia="Times New Roman" w:hAnsi="Times New Roman"/>
          <w:sz w:val="24"/>
          <w:szCs w:val="24"/>
          <w:highlight w:val="white"/>
          <w:rtl w:val="0"/>
        </w:rPr>
        <w:t xml:space="preserve">he compound effect of severity and prevalence </w:t>
      </w:r>
      <w:r w:rsidDel="00000000" w:rsidR="00000000" w:rsidRPr="00000000">
        <w:rPr>
          <w:rFonts w:ascii="Times New Roman" w:cs="Times New Roman" w:eastAsia="Times New Roman" w:hAnsi="Times New Roman"/>
          <w:sz w:val="24"/>
          <w:szCs w:val="24"/>
          <w:rtl w:val="0"/>
        </w:rPr>
        <w:t xml:space="preserve">for the South American region is scarce.</w:t>
      </w:r>
    </w:p>
    <w:p w:rsidR="00000000" w:rsidDel="00000000" w:rsidP="00000000" w:rsidRDefault="00000000" w:rsidRPr="00000000" w14:paraId="00000044">
      <w:pPr>
        <w:spacing w:after="240" w:before="240" w:lineRule="auto"/>
        <w:ind w:firstLine="7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Given the heterogeneity of diabetes morbidity and mortality burden across countries in America, it is essential to have more detailed data for more accurate planning of public health policies. This article describes the burden of hyperglycemia in South American countries from 1990 to 2019. Furthermore, we aim to evaluate the relationship of HFPG to the level of socioeconomic development of these countries.</w:t>
      </w:r>
    </w:p>
    <w:p w:rsidR="00000000" w:rsidDel="00000000" w:rsidP="00000000" w:rsidRDefault="00000000" w:rsidRPr="00000000" w14:paraId="0000004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48">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analyzed the burden of HFPG in adults aged 25 years and older in twelve South American countries (Argentina, Bolivia, Brazil, Chile, Colombia, Ecuador, Guyana, Paraguay, Peru, Suriname, Uruguay, and Venezuela) from 1990 to 2019 using estimates from GBD 2019. The territory of French Guyana was not included since it is part of France. </w:t>
      </w:r>
    </w:p>
    <w:p w:rsidR="00000000" w:rsidDel="00000000" w:rsidP="00000000" w:rsidRDefault="00000000" w:rsidRPr="00000000" w14:paraId="00000049">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HFPG is classified as a risk factor in GBD data. GBD 2019 organizes risk factors into four hierarchical categories. At the highest level (level 1), risk factors are split into behavioral, environmental, occupational, and metabolic groups. HFPG is a level 2 metabolic risk factor for GBD (4) </w:t>
      </w:r>
      <w:sdt>
        <w:sdtPr>
          <w:tag w:val="goog_rdk_6"/>
        </w:sdtPr>
        <w:sdtContent>
          <w:commentRangeStart w:id="6"/>
        </w:sdtContent>
      </w:sdt>
      <w:r w:rsidDel="00000000" w:rsidR="00000000" w:rsidRPr="00000000">
        <w:rPr>
          <w:rFonts w:ascii="Times New Roman" w:cs="Times New Roman" w:eastAsia="Times New Roman" w:hAnsi="Times New Roman"/>
          <w:b w:val="1"/>
          <w:color w:val="00b050"/>
          <w:sz w:val="24"/>
          <w:szCs w:val="24"/>
          <w:rtl w:val="0"/>
        </w:rPr>
        <w:t xml:space="preserve">(Supplement app1 87 risk)</w:t>
      </w: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tl w:val="0"/>
        </w:rPr>
        <w:t xml:space="preserve">. It described the risk and burden of HFPG at the diabetes level, both for type 1 and type 2 disease, and that due to lesser degrees of HFPG. </w:t>
      </w:r>
    </w:p>
    <w:p w:rsidR="00000000" w:rsidDel="00000000" w:rsidP="00000000" w:rsidRDefault="00000000" w:rsidRPr="00000000" w14:paraId="0000004A">
      <w:pPr>
        <w:spacing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firstLine="720"/>
        <w:jc w:val="both"/>
        <w:rPr>
          <w:rFonts w:ascii="Times New Roman" w:cs="Times New Roman" w:eastAsia="Times New Roman" w:hAnsi="Times New Roman"/>
          <w:sz w:val="24"/>
          <w:szCs w:val="24"/>
        </w:rPr>
      </w:pPr>
      <w:r w:rsidDel="00000000" w:rsidR="00000000" w:rsidRPr="00000000">
        <w:rPr>
          <w:rtl w:val="0"/>
        </w:rPr>
        <w:t xml:space="preserve">The GBD methodology for defining HFPG was described elsewhere, in the official appendices of the group, but briefly mentioned here. </w:t>
      </w:r>
      <w:r w:rsidDel="00000000" w:rsidR="00000000" w:rsidRPr="00000000">
        <w:rPr>
          <w:rFonts w:ascii="Times New Roman" w:cs="Times New Roman" w:eastAsia="Times New Roman" w:hAnsi="Times New Roman"/>
          <w:sz w:val="24"/>
          <w:szCs w:val="24"/>
          <w:rtl w:val="0"/>
        </w:rPr>
        <w:t xml:space="preserve">The HFPG was measured with differing types of hyperglycemia – fasting glucose, 2 hour glucose within an oral glucose tolerance test (2h glucose), and glycated hemoglobin (HbA1c) </w:t>
      </w:r>
      <w:r w:rsidDel="00000000" w:rsidR="00000000" w:rsidRPr="00000000">
        <w:rPr>
          <w:rFonts w:ascii="Times New Roman" w:cs="Times New Roman" w:eastAsia="Times New Roman" w:hAnsi="Times New Roman"/>
          <w:b w:val="1"/>
          <w:color w:val="ff0000"/>
          <w:sz w:val="24"/>
          <w:szCs w:val="24"/>
          <w:highlight w:val="yellow"/>
          <w:rtl w:val="0"/>
        </w:rPr>
        <w:t xml:space="preserve">(FONTE RITA??? prof, procurei possíveis artigos, mas não achei)</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C">
      <w:pPr>
        <w:ind w:firstLine="720"/>
        <w:jc w:val="both"/>
        <w:rPr>
          <w:rFonts w:ascii="Times New Roman" w:cs="Times New Roman" w:eastAsia="Times New Roman" w:hAnsi="Times New Roman"/>
          <w:sz w:val="24"/>
          <w:szCs w:val="24"/>
        </w:rPr>
      </w:pPr>
      <w:r w:rsidDel="00000000" w:rsidR="00000000" w:rsidRPr="00000000">
        <w:rPr>
          <w:rtl w:val="0"/>
        </w:rPr>
        <w:t xml:space="preserve">The HFPG was measured as the mean fasting plasma glucose in a population, a continuous exposure in units of mmol/L. Since plasma fasting glucose is a continuous variable, HFPG is defined as any level above the theoretical minimum risk exposure level TMREL, which is 4.8-5,4 mmol/L (4) </w:t>
      </w:r>
      <w:sdt>
        <w:sdtPr>
          <w:tag w:val="goog_rdk_7"/>
        </w:sdtPr>
        <w:sdtContent>
          <w:commentRangeStart w:id="7"/>
        </w:sdtContent>
      </w:sdt>
      <w:r w:rsidDel="00000000" w:rsidR="00000000" w:rsidRPr="00000000">
        <w:rPr>
          <w:b w:val="1"/>
          <w:color w:val="00b050"/>
          <w:rtl w:val="0"/>
        </w:rPr>
        <w:t xml:space="preserve">(Supplement app1 87 risk, 2020)</w:t>
      </w:r>
      <w:commentRangeEnd w:id="7"/>
      <w:r w:rsidDel="00000000" w:rsidR="00000000" w:rsidRPr="00000000">
        <w:commentReference w:id="7"/>
      </w:r>
      <w:r w:rsidDel="00000000" w:rsidR="00000000" w:rsidRPr="00000000">
        <w:rPr>
          <w:color w:val="00b050"/>
          <w:rtl w:val="0"/>
        </w:rPr>
        <w:t xml:space="preserve"> </w:t>
      </w:r>
      <w:r w:rsidDel="00000000" w:rsidR="00000000" w:rsidRPr="00000000">
        <w:rPr>
          <w:rtl w:val="0"/>
        </w:rPr>
        <w:t xml:space="preserve">or 86,4-97,2 (5) </w:t>
      </w:r>
      <w:sdt>
        <w:sdtPr>
          <w:tag w:val="goog_rdk_8"/>
        </w:sdtPr>
        <w:sdtContent>
          <w:commentRangeStart w:id="8"/>
        </w:sdtContent>
      </w:sdt>
      <w:r w:rsidDel="00000000" w:rsidR="00000000" w:rsidRPr="00000000">
        <w:rPr>
          <w:b w:val="1"/>
          <w:color w:val="6aa84f"/>
          <w:rtl w:val="0"/>
        </w:rPr>
        <w:t xml:space="preserve">(Anamag FT, 2023)</w:t>
      </w:r>
      <w:commentRangeEnd w:id="8"/>
      <w:r w:rsidDel="00000000" w:rsidR="00000000" w:rsidRPr="00000000">
        <w:commentReference w:id="8"/>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depending on the outcome being considered.</w:t>
      </w:r>
    </w:p>
    <w:p w:rsidR="00000000" w:rsidDel="00000000" w:rsidP="00000000" w:rsidRDefault="00000000" w:rsidRPr="00000000" w14:paraId="0000004D">
      <w:pPr>
        <w:spacing w:before="240" w:lineRule="auto"/>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The methods for calculating the HFPG burden have been described elsewhere, but in brief, it is calculated by joining the estimated excess risk of undesirable outcomes at different levels of hyperglycemia with estimates of the frequency of these levels across the distribution of hyperglycemia. </w:t>
      </w:r>
    </w:p>
    <w:p w:rsidR="00000000" w:rsidDel="00000000" w:rsidP="00000000" w:rsidRDefault="00000000" w:rsidRPr="00000000" w14:paraId="0000004E">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estimated excess risk of HFPG is obtained through literature review of risk across the spectrum of hyperglycemi</w:t>
      </w:r>
      <w:sdt>
        <w:sdtPr>
          <w:tag w:val="goog_rdk_9"/>
        </w:sdtPr>
        <w:sdtContent>
          <w:commentRangeStart w:id="9"/>
        </w:sdtContent>
      </w:sdt>
      <w:r w:rsidDel="00000000" w:rsidR="00000000" w:rsidRPr="00000000">
        <w:rPr>
          <w:rFonts w:ascii="Times New Roman" w:cs="Times New Roman" w:eastAsia="Times New Roman" w:hAnsi="Times New Roman"/>
          <w:sz w:val="24"/>
          <w:szCs w:val="24"/>
          <w:highlight w:val="yellow"/>
          <w:rtl w:val="0"/>
        </w:rPr>
        <w:t xml:space="preserve">a</w:t>
      </w:r>
      <w:commentRangeEnd w:id="9"/>
      <w:r w:rsidDel="00000000" w:rsidR="00000000" w:rsidRPr="00000000">
        <w:commentReference w:id="9"/>
      </w:r>
      <w:r w:rsidDel="00000000" w:rsidR="00000000" w:rsidRPr="00000000">
        <w:rPr>
          <w:rFonts w:ascii="Times New Roman" w:cs="Times New Roman" w:eastAsia="Times New Roman" w:hAnsi="Times New Roman"/>
          <w:sz w:val="24"/>
          <w:szCs w:val="24"/>
          <w:rtl w:val="0"/>
        </w:rPr>
        <w:t xml:space="preserve"> across the HFPG-outcome cause pairs. We estimated the burden of disease directly associated with the risk factor HFPG. Posteriorly, we described the burden of HFPG due to all causes, as well as the fifteen conditions attributable to HFPG, level 3, in the 2019 GDB Study as follows: diabetes, ischemic heart disease, stroke, chronic kidney disease, alzheimer's disease, tracheal, bronchus and lung, cancer, colorectal cancer, breast cancer, pancreatic cancer, tuberculosis, blindness and vision loss, peripheral artery disease bladder cancer, ovarian cancer, liver cancer (6) </w:t>
      </w:r>
      <w:sdt>
        <w:sdtPr>
          <w:tag w:val="goog_rdk_10"/>
        </w:sdtPr>
        <w:sdtContent>
          <w:commentRangeStart w:id="10"/>
        </w:sdtContent>
      </w:sdt>
      <w:r w:rsidDel="00000000" w:rsidR="00000000" w:rsidRPr="00000000">
        <w:rPr>
          <w:rFonts w:ascii="Times New Roman" w:cs="Times New Roman" w:eastAsia="Times New Roman" w:hAnsi="Times New Roman"/>
          <w:b w:val="1"/>
          <w:color w:val="6aa84f"/>
          <w:sz w:val="24"/>
          <w:szCs w:val="24"/>
          <w:rtl w:val="0"/>
        </w:rPr>
        <w:t xml:space="preserve">(Wirth, 2023)</w:t>
      </w:r>
      <w:commentRangeEnd w:id="10"/>
      <w:r w:rsidDel="00000000" w:rsidR="00000000" w:rsidRPr="00000000">
        <w:commentReference w:id="10"/>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F">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HFPG burden was assessed for both nonfatal and fatal estimation. Fatal events was estimated as years of life lost (YLLs) due to premature death. Non-fatal events were estimaed as years lived with disability (YLDs) and disability-adjusted life years (DALYs) lost, which is the sum of YLLs and YLDs. YLLs are calculated subtracting the age at death from the longest possible life expectancy for a person at that age. YLDs are calculated as the prevalence of the disabilities (outcomes and their sequela) for those with HFPG multiplied by the disability weights for those conditions. The disability weight expresses the relative valuations of the health state caused by the diverse disabilities on an interval scale. In the GBD, health state valuations lie between 0 (full health) and 1 (states equivalent to death) (7) </w:t>
      </w:r>
      <w:sdt>
        <w:sdtPr>
          <w:tag w:val="goog_rdk_11"/>
        </w:sdtPr>
        <w:sdtContent>
          <w:commentRangeStart w:id="11"/>
        </w:sdtContent>
      </w:sdt>
      <w:r w:rsidDel="00000000" w:rsidR="00000000" w:rsidRPr="00000000">
        <w:rPr>
          <w:rFonts w:ascii="Times New Roman" w:cs="Times New Roman" w:eastAsia="Times New Roman" w:hAnsi="Times New Roman"/>
          <w:b w:val="1"/>
          <w:color w:val="00b050"/>
          <w:sz w:val="24"/>
          <w:szCs w:val="24"/>
          <w:highlight w:val="yellow"/>
          <w:rtl w:val="0"/>
        </w:rPr>
        <w:t xml:space="preserve">(supplement 369 diseases)</w:t>
      </w:r>
      <w:commentRangeEnd w:id="11"/>
      <w:r w:rsidDel="00000000" w:rsidR="00000000" w:rsidRPr="00000000">
        <w:commentReference w:id="11"/>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estimate the extent of population exposure to risk factors, GBD employs the Summary Exposure Value (SEV), which is expressed as a continuous variable (3) </w:t>
      </w:r>
      <w:sdt>
        <w:sdtPr>
          <w:tag w:val="goog_rdk_12"/>
        </w:sdtPr>
        <w:sdtContent>
          <w:commentRangeStart w:id="12"/>
        </w:sdtContent>
      </w:sdt>
      <w:r w:rsidDel="00000000" w:rsidR="00000000" w:rsidRPr="00000000">
        <w:rPr>
          <w:rFonts w:ascii="Times New Roman" w:cs="Times New Roman" w:eastAsia="Times New Roman" w:hAnsi="Times New Roman"/>
          <w:b w:val="1"/>
          <w:color w:val="6aa84f"/>
          <w:sz w:val="24"/>
          <w:szCs w:val="24"/>
          <w:rtl w:val="0"/>
        </w:rPr>
        <w:t xml:space="preserve">(</w:t>
      </w:r>
      <w:r w:rsidDel="00000000" w:rsidR="00000000" w:rsidRPr="00000000">
        <w:rPr>
          <w:b w:val="1"/>
          <w:color w:val="6aa84f"/>
          <w:rtl w:val="0"/>
        </w:rPr>
        <w:t xml:space="preserve">Cousin E, 2022)</w:t>
      </w:r>
      <w:commentRangeEnd w:id="12"/>
      <w:r w:rsidDel="00000000" w:rsidR="00000000" w:rsidRPr="00000000">
        <w:commentReference w:id="12"/>
      </w:r>
      <w:r w:rsidDel="00000000" w:rsidR="00000000" w:rsidRPr="00000000">
        <w:rPr>
          <w:rFonts w:ascii="Times New Roman" w:cs="Times New Roman" w:eastAsia="Times New Roman" w:hAnsi="Times New Roman"/>
          <w:color w:val="000000"/>
          <w:sz w:val="24"/>
          <w:szCs w:val="24"/>
          <w:rtl w:val="0"/>
        </w:rPr>
        <w:t xml:space="preserve">. The SEV for HFPG is calculated as the weighted prevalence of hyperglycemia, in which each level of glucose above the TMREL is weighted by the excess risk of outcomes produced at that level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sdt>
        <w:sdtPr>
          <w:tag w:val="goog_rdk_13"/>
        </w:sdtPr>
        <w:sdtContent>
          <w:commentRangeStart w:id="13"/>
        </w:sdtContent>
      </w:sdt>
      <w:r w:rsidDel="00000000" w:rsidR="00000000" w:rsidRPr="00000000">
        <w:rPr>
          <w:rFonts w:ascii="Times New Roman" w:cs="Times New Roman" w:eastAsia="Times New Roman" w:hAnsi="Times New Roman"/>
          <w:b w:val="1"/>
          <w:color w:val="6aa84f"/>
          <w:sz w:val="24"/>
          <w:szCs w:val="24"/>
          <w:highlight w:val="yellow"/>
          <w:rtl w:val="0"/>
        </w:rPr>
        <w:t xml:space="preserve">(Supplement </w:t>
      </w:r>
      <w:r w:rsidDel="00000000" w:rsidR="00000000" w:rsidRPr="00000000">
        <w:rPr>
          <w:b w:val="1"/>
          <w:color w:val="6aa84f"/>
          <w:highlight w:val="yellow"/>
          <w:rtl w:val="0"/>
        </w:rPr>
        <w:t xml:space="preserve">Cousin E, 2022)</w:t>
      </w:r>
      <w:commentRangeEnd w:id="13"/>
      <w:r w:rsidDel="00000000" w:rsidR="00000000" w:rsidRPr="00000000">
        <w:commentReference w:id="13"/>
      </w:r>
      <w:r w:rsidDel="00000000" w:rsidR="00000000" w:rsidRPr="00000000">
        <w:rPr>
          <w:rFonts w:ascii="Times New Roman" w:cs="Times New Roman" w:eastAsia="Times New Roman" w:hAnsi="Times New Roman"/>
          <w:sz w:val="24"/>
          <w:szCs w:val="24"/>
          <w:rtl w:val="0"/>
        </w:rPr>
        <w:t xml:space="preserve">. It varies from 0% to 100%, zero indicating minimal risk, and 100% maximum possible risk. The SEV thus provides an excess risk-weighted prevalence (9) </w:t>
      </w:r>
      <w:sdt>
        <w:sdtPr>
          <w:tag w:val="goog_rdk_14"/>
        </w:sdtPr>
        <w:sdtContent>
          <w:commentRangeStart w:id="14"/>
        </w:sdtContent>
      </w:sdt>
      <w:r w:rsidDel="00000000" w:rsidR="00000000" w:rsidRPr="00000000">
        <w:rPr>
          <w:rFonts w:ascii="Times New Roman" w:cs="Times New Roman" w:eastAsia="Times New Roman" w:hAnsi="Times New Roman"/>
          <w:b w:val="1"/>
          <w:color w:val="6aa84f"/>
          <w:sz w:val="24"/>
          <w:szCs w:val="24"/>
          <w:rtl w:val="0"/>
        </w:rPr>
        <w:t xml:space="preserve">(Murray 87 risk factors, 2020)</w:t>
      </w:r>
      <w:commentRangeEnd w:id="14"/>
      <w:r w:rsidDel="00000000" w:rsidR="00000000" w:rsidRPr="00000000">
        <w:commentReference w:id="14"/>
      </w:r>
      <w:r w:rsidDel="00000000" w:rsidR="00000000" w:rsidRPr="00000000">
        <w:rPr>
          <w:rFonts w:ascii="Times New Roman" w:cs="Times New Roman" w:eastAsia="Times New Roman" w:hAnsi="Times New Roman"/>
          <w:sz w:val="24"/>
          <w:szCs w:val="24"/>
          <w:rtl w:val="0"/>
        </w:rPr>
        <w:t xml:space="preserve">. Though not useful for comparisons across risk factors, it permits comparison of exposure to a given risk factor across different populations and at different times.</w:t>
      </w:r>
    </w:p>
    <w:p w:rsidR="00000000" w:rsidDel="00000000" w:rsidP="00000000" w:rsidRDefault="00000000" w:rsidRPr="00000000" w14:paraId="00000051">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Sociodemographic Index</w:t>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Socio-demographic Index (SDI) is a composite indicator of social development </w:t>
      </w:r>
      <w:r w:rsidDel="00000000" w:rsidR="00000000" w:rsidRPr="00000000">
        <w:rPr>
          <w:rtl w:val="0"/>
        </w:rPr>
        <w:t xml:space="preserve"> (4) </w:t>
      </w:r>
      <w:sdt>
        <w:sdtPr>
          <w:tag w:val="goog_rdk_15"/>
        </w:sdtPr>
        <w:sdtContent>
          <w:commentRangeStart w:id="15"/>
        </w:sdtContent>
      </w:sdt>
      <w:r w:rsidDel="00000000" w:rsidR="00000000" w:rsidRPr="00000000">
        <w:rPr>
          <w:rFonts w:ascii="Times New Roman" w:cs="Times New Roman" w:eastAsia="Times New Roman" w:hAnsi="Times New Roman"/>
          <w:b w:val="1"/>
          <w:color w:val="00b050"/>
          <w:sz w:val="24"/>
          <w:szCs w:val="24"/>
          <w:rtl w:val="0"/>
        </w:rPr>
        <w:t xml:space="preserve">(Supplement app1 87 risk, 2020)</w:t>
      </w:r>
      <w:commentRangeEnd w:id="15"/>
      <w:r w:rsidDel="00000000" w:rsidR="00000000" w:rsidRPr="00000000">
        <w:commentReference w:id="15"/>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It is derived from the average of lag-distributed income per capita, total fertility rate in women under 25 years and average education in people over 15 years in populations (3,4) </w:t>
      </w:r>
      <w:sdt>
        <w:sdtPr>
          <w:tag w:val="goog_rdk_16"/>
        </w:sdtPr>
        <w:sdtContent>
          <w:commentRangeStart w:id="16"/>
        </w:sdtContent>
      </w:sdt>
      <w:r w:rsidDel="00000000" w:rsidR="00000000" w:rsidRPr="00000000">
        <w:rPr>
          <w:rFonts w:ascii="Times New Roman" w:cs="Times New Roman" w:eastAsia="Times New Roman" w:hAnsi="Times New Roman"/>
          <w:b w:val="1"/>
          <w:color w:val="6aa84f"/>
          <w:sz w:val="24"/>
          <w:szCs w:val="24"/>
          <w:rtl w:val="0"/>
        </w:rPr>
        <w:t xml:space="preserve">(</w:t>
      </w:r>
      <w:r w:rsidDel="00000000" w:rsidR="00000000" w:rsidRPr="00000000">
        <w:rPr>
          <w:b w:val="1"/>
          <w:color w:val="6aa84f"/>
          <w:rtl w:val="0"/>
        </w:rPr>
        <w:t xml:space="preserve">Cousin E 2022)</w:t>
      </w:r>
      <w:commentRangeEnd w:id="16"/>
      <w:r w:rsidDel="00000000" w:rsidR="00000000" w:rsidRPr="00000000">
        <w:commentReference w:id="16"/>
      </w:r>
      <w:r w:rsidDel="00000000" w:rsidR="00000000" w:rsidRPr="00000000">
        <w:rPr>
          <w:b w:val="1"/>
          <w:color w:val="ff0000"/>
          <w:rtl w:val="0"/>
        </w:rPr>
        <w:t xml:space="preserve"> </w:t>
      </w:r>
      <w:sdt>
        <w:sdtPr>
          <w:tag w:val="goog_rdk_17"/>
        </w:sdtPr>
        <w:sdtContent>
          <w:commentRangeStart w:id="17"/>
        </w:sdtContent>
      </w:sdt>
      <w:r w:rsidDel="00000000" w:rsidR="00000000" w:rsidRPr="00000000">
        <w:rPr>
          <w:b w:val="1"/>
          <w:color w:val="00b050"/>
          <w:rtl w:val="0"/>
        </w:rPr>
        <w:t xml:space="preserve">(Supplement app1 87 risk, 2020)</w:t>
      </w:r>
      <w:commentRangeEnd w:id="17"/>
      <w:r w:rsidDel="00000000" w:rsidR="00000000" w:rsidRPr="00000000">
        <w:commentReference w:id="17"/>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closer its value is to zero, the worse the estimated social development, with a value of zero representing a theoretical minimum level of socio-demographic development relevant to health issues and a value of one representing a theoretical maximum level of development (4) </w:t>
      </w:r>
      <w:sdt>
        <w:sdtPr>
          <w:tag w:val="goog_rdk_18"/>
        </w:sdtPr>
        <w:sdtContent>
          <w:commentRangeStart w:id="18"/>
        </w:sdtContent>
      </w:sdt>
      <w:r w:rsidDel="00000000" w:rsidR="00000000" w:rsidRPr="00000000">
        <w:rPr>
          <w:rFonts w:ascii="Times New Roman" w:cs="Times New Roman" w:eastAsia="Times New Roman" w:hAnsi="Times New Roman"/>
          <w:b w:val="1"/>
          <w:color w:val="00b050"/>
          <w:sz w:val="24"/>
          <w:szCs w:val="24"/>
          <w:rtl w:val="0"/>
        </w:rPr>
        <w:t xml:space="preserve">(</w:t>
      </w:r>
      <w:r w:rsidDel="00000000" w:rsidR="00000000" w:rsidRPr="00000000">
        <w:rPr>
          <w:b w:val="1"/>
          <w:color w:val="00b050"/>
          <w:rtl w:val="0"/>
        </w:rPr>
        <w:t xml:space="preserve">Supplement app1 87RF, 2020</w:t>
      </w:r>
      <w:r w:rsidDel="00000000" w:rsidR="00000000" w:rsidRPr="00000000">
        <w:rPr>
          <w:rFonts w:ascii="Times New Roman" w:cs="Times New Roman" w:eastAsia="Times New Roman" w:hAnsi="Times New Roman"/>
          <w:b w:val="1"/>
          <w:color w:val="00b050"/>
          <w:sz w:val="24"/>
          <w:szCs w:val="24"/>
          <w:rtl w:val="0"/>
        </w:rPr>
        <w:t xml:space="preserve">)</w:t>
      </w:r>
      <w:commentRangeEnd w:id="18"/>
      <w:r w:rsidDel="00000000" w:rsidR="00000000" w:rsidRPr="00000000">
        <w:commentReference w:id="18"/>
      </w:r>
      <w:r w:rsidDel="00000000" w:rsidR="00000000" w:rsidRPr="00000000">
        <w:rPr>
          <w:rFonts w:ascii="Times New Roman" w:cs="Times New Roman" w:eastAsia="Times New Roman" w:hAnsi="Times New Roman"/>
          <w:color w:val="00b050"/>
          <w:sz w:val="24"/>
          <w:szCs w:val="24"/>
          <w:rtl w:val="0"/>
        </w:rPr>
        <w:t xml:space="preserve">. </w:t>
      </w:r>
      <w:sdt>
        <w:sdtPr>
          <w:tag w:val="goog_rdk_19"/>
        </w:sdtPr>
        <w:sdtContent>
          <w:commentRangeStart w:id="19"/>
        </w:sdtContent>
      </w:sdt>
      <w:sdt>
        <w:sdtPr>
          <w:tag w:val="goog_rdk_20"/>
        </w:sdtPr>
        <w:sdtContent>
          <w:commentRangeStart w:id="20"/>
        </w:sdtContent>
      </w:sdt>
      <w:r w:rsidDel="00000000" w:rsidR="00000000" w:rsidRPr="00000000">
        <w:rPr>
          <w:rtl w:val="0"/>
        </w:rPr>
      </w:r>
    </w:p>
    <w:p w:rsidR="00000000" w:rsidDel="00000000" w:rsidP="00000000" w:rsidRDefault="00000000" w:rsidRPr="00000000" w14:paraId="00000054">
      <w:pPr>
        <w:ind w:firstLine="720"/>
        <w:rPr>
          <w:rFonts w:ascii="Times New Roman" w:cs="Times New Roman" w:eastAsia="Times New Roman" w:hAnsi="Times New Roman"/>
          <w:sz w:val="24"/>
          <w:szCs w:val="24"/>
        </w:rPr>
      </w:pPr>
      <w:commentRangeEnd w:id="19"/>
      <w:r w:rsidDel="00000000" w:rsidR="00000000" w:rsidRPr="00000000">
        <w:commentReference w:id="19"/>
      </w:r>
      <w:commentRangeEnd w:id="20"/>
      <w:r w:rsidDel="00000000" w:rsidR="00000000" w:rsidRPr="00000000">
        <w:commentReference w:id="20"/>
      </w:r>
      <w:r w:rsidDel="00000000" w:rsidR="00000000" w:rsidRPr="00000000">
        <w:rPr>
          <w:rFonts w:ascii="Times New Roman" w:cs="Times New Roman" w:eastAsia="Times New Roman" w:hAnsi="Times New Roman"/>
          <w:sz w:val="24"/>
          <w:szCs w:val="24"/>
          <w:rtl w:val="0"/>
        </w:rPr>
        <w:t xml:space="preserve">All estimates were performed for both sexes, age-</w:t>
      </w:r>
      <w:sdt>
        <w:sdtPr>
          <w:tag w:val="goog_rdk_21"/>
        </w:sdtPr>
        <w:sdtContent>
          <w:commentRangeStart w:id="21"/>
        </w:sdtContent>
      </w:sdt>
      <w:sdt>
        <w:sdtPr>
          <w:tag w:val="goog_rdk_22"/>
        </w:sdtPr>
        <w:sdtContent>
          <w:commentRangeStart w:id="22"/>
        </w:sdtContent>
      </w:sdt>
      <w:r w:rsidDel="00000000" w:rsidR="00000000" w:rsidRPr="00000000">
        <w:rPr>
          <w:rFonts w:ascii="Times New Roman" w:cs="Times New Roman" w:eastAsia="Times New Roman" w:hAnsi="Times New Roman"/>
          <w:sz w:val="24"/>
          <w:szCs w:val="24"/>
          <w:highlight w:val="yellow"/>
          <w:rtl w:val="0"/>
        </w:rPr>
        <w:t xml:space="preserve">standardized</w:t>
      </w:r>
      <w:commentRangeEnd w:id="21"/>
      <w:r w:rsidDel="00000000" w:rsidR="00000000" w:rsidRPr="00000000">
        <w:commentReference w:id="21"/>
      </w:r>
      <w:commentRangeEnd w:id="22"/>
      <w:r w:rsidDel="00000000" w:rsidR="00000000" w:rsidRPr="00000000">
        <w:commentReference w:id="22"/>
      </w:r>
      <w:r w:rsidDel="00000000" w:rsidR="00000000" w:rsidRPr="00000000">
        <w:rPr>
          <w:rFonts w:ascii="Times New Roman" w:cs="Times New Roman" w:eastAsia="Times New Roman" w:hAnsi="Times New Roman"/>
          <w:sz w:val="24"/>
          <w:szCs w:val="24"/>
          <w:rtl w:val="0"/>
        </w:rPr>
        <w:t xml:space="preserve">, and generated from data available from </w:t>
      </w:r>
      <w:hyperlink r:id="rId11">
        <w:r w:rsidDel="00000000" w:rsidR="00000000" w:rsidRPr="00000000">
          <w:rPr>
            <w:rFonts w:ascii="Times New Roman" w:cs="Times New Roman" w:eastAsia="Times New Roman" w:hAnsi="Times New Roman"/>
            <w:color w:val="0000ff"/>
            <w:sz w:val="24"/>
            <w:szCs w:val="24"/>
            <w:u w:val="single"/>
            <w:rtl w:val="0"/>
          </w:rPr>
          <w:t xml:space="preserve">http://ghdx.healthdata.org/gbd-results-tool</w:t>
        </w:r>
      </w:hyperlink>
      <w:r w:rsidDel="00000000" w:rsidR="00000000" w:rsidRPr="00000000">
        <w:rPr>
          <w:rFonts w:ascii="Times New Roman" w:cs="Times New Roman" w:eastAsia="Times New Roman" w:hAnsi="Times New Roman"/>
          <w:sz w:val="24"/>
          <w:szCs w:val="24"/>
          <w:rtl w:val="0"/>
        </w:rPr>
        <w:t xml:space="preserve">. The figures were done using the R package version 4.02.</w:t>
      </w:r>
    </w:p>
    <w:p w:rsidR="00000000" w:rsidDel="00000000" w:rsidP="00000000" w:rsidRDefault="00000000" w:rsidRPr="00000000" w14:paraId="00000055">
      <w:pPr>
        <w:jc w:val="both"/>
        <w:rPr>
          <w:rFonts w:ascii="Times New Roman" w:cs="Times New Roman" w:eastAsia="Times New Roman" w:hAnsi="Times New Roman"/>
          <w:sz w:val="24"/>
          <w:szCs w:val="24"/>
          <w:shd w:fill="ffd966" w:val="clear"/>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sdt>
        <w:sdtPr>
          <w:tag w:val="goog_rdk_23"/>
        </w:sdtPr>
        <w:sdtContent>
          <w:commentRangeStart w:id="23"/>
        </w:sdtContent>
      </w:sdt>
      <w:r w:rsidDel="00000000" w:rsidR="00000000" w:rsidRPr="00000000">
        <w:rPr>
          <w:rFonts w:ascii="Times New Roman" w:cs="Times New Roman" w:eastAsia="Times New Roman" w:hAnsi="Times New Roman"/>
          <w:b w:val="1"/>
          <w:sz w:val="24"/>
          <w:szCs w:val="24"/>
          <w:highlight w:val="yellow"/>
          <w:rtl w:val="0"/>
        </w:rPr>
        <w:t xml:space="preserve">Results</w:t>
      </w:r>
      <w:commentRangeEnd w:id="23"/>
      <w:r w:rsidDel="00000000" w:rsidR="00000000" w:rsidRPr="00000000">
        <w:commentReference w:id="23"/>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trike w:val="1"/>
          <w:sz w:val="24"/>
          <w:szCs w:val="24"/>
        </w:rPr>
      </w:pPr>
      <w:r w:rsidDel="00000000" w:rsidR="00000000" w:rsidRPr="00000000">
        <w:rPr>
          <w:rFonts w:ascii="Times New Roman" w:cs="Times New Roman" w:eastAsia="Times New Roman" w:hAnsi="Times New Roman"/>
          <w:strike w:val="1"/>
          <w:sz w:val="24"/>
          <w:szCs w:val="24"/>
          <w:rtl w:val="0"/>
        </w:rPr>
        <w:t xml:space="preserve">Burden of HFPG in South </w:t>
      </w:r>
      <w:sdt>
        <w:sdtPr>
          <w:tag w:val="goog_rdk_24"/>
        </w:sdtPr>
        <w:sdtContent>
          <w:commentRangeStart w:id="24"/>
        </w:sdtContent>
      </w:sdt>
      <w:sdt>
        <w:sdtPr>
          <w:tag w:val="goog_rdk_25"/>
        </w:sdtPr>
        <w:sdtContent>
          <w:commentRangeStart w:id="25"/>
        </w:sdtContent>
      </w:sdt>
      <w:sdt>
        <w:sdtPr>
          <w:tag w:val="goog_rdk_26"/>
        </w:sdtPr>
        <w:sdtContent>
          <w:commentRangeStart w:id="26"/>
        </w:sdtContent>
      </w:sdt>
      <w:r w:rsidDel="00000000" w:rsidR="00000000" w:rsidRPr="00000000">
        <w:rPr>
          <w:rFonts w:ascii="Times New Roman" w:cs="Times New Roman" w:eastAsia="Times New Roman" w:hAnsi="Times New Roman"/>
          <w:strike w:val="1"/>
          <w:sz w:val="24"/>
          <w:szCs w:val="24"/>
          <w:highlight w:val="yellow"/>
          <w:rtl w:val="0"/>
        </w:rPr>
        <w:t xml:space="preserve">American</w:t>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r w:rsidDel="00000000" w:rsidR="00000000" w:rsidRPr="00000000">
        <w:rPr>
          <w:rFonts w:ascii="Times New Roman" w:cs="Times New Roman" w:eastAsia="Times New Roman" w:hAnsi="Times New Roman"/>
          <w:strike w:val="1"/>
          <w:sz w:val="24"/>
          <w:szCs w:val="24"/>
          <w:rtl w:val="0"/>
        </w:rPr>
        <w:t xml:space="preserve"> countries</w:t>
      </w:r>
    </w:p>
    <w:p w:rsidR="00000000" w:rsidDel="00000000" w:rsidP="00000000" w:rsidRDefault="00000000" w:rsidRPr="00000000" w14:paraId="0000005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2019, the age-standardized death rate and morbidity attributable to HFPG was high. </w:t>
      </w:r>
    </w:p>
    <w:p w:rsidR="00000000" w:rsidDel="00000000" w:rsidP="00000000" w:rsidRDefault="00000000" w:rsidRPr="00000000" w14:paraId="0000005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shd w:fill="b6d7a8" w:val="clear"/>
          <w:rtl w:val="0"/>
        </w:rPr>
        <w:t xml:space="preserve">rate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trike w:val="1"/>
          <w:sz w:val="24"/>
          <w:szCs w:val="24"/>
          <w:rtl w:val="0"/>
        </w:rPr>
        <w:t xml:space="preserve">total </w:t>
      </w:r>
      <w:sdt>
        <w:sdtPr>
          <w:tag w:val="goog_rdk_27"/>
        </w:sdtPr>
        <w:sdtContent>
          <w:commentRangeStart w:id="27"/>
        </w:sdtContent>
      </w:sdt>
      <w:sdt>
        <w:sdtPr>
          <w:tag w:val="goog_rdk_28"/>
        </w:sdtPr>
        <w:sdtContent>
          <w:commentRangeStart w:id="28"/>
        </w:sdtContent>
      </w:sdt>
      <w:r w:rsidDel="00000000" w:rsidR="00000000" w:rsidRPr="00000000">
        <w:rPr>
          <w:rFonts w:ascii="Times New Roman" w:cs="Times New Roman" w:eastAsia="Times New Roman" w:hAnsi="Times New Roman"/>
          <w:strike w:val="1"/>
          <w:sz w:val="24"/>
          <w:szCs w:val="24"/>
          <w:highlight w:val="yellow"/>
          <w:rtl w:val="0"/>
        </w:rPr>
        <w:t xml:space="preserve">number</w:t>
      </w:r>
      <w:commentRangeEnd w:id="27"/>
      <w:r w:rsidDel="00000000" w:rsidR="00000000" w:rsidRPr="00000000">
        <w:commentReference w:id="27"/>
      </w:r>
      <w:commentRangeEnd w:id="28"/>
      <w:r w:rsidDel="00000000" w:rsidR="00000000" w:rsidRPr="00000000">
        <w:commentReference w:id="28"/>
      </w:r>
      <w:r w:rsidDel="00000000" w:rsidR="00000000" w:rsidRPr="00000000">
        <w:rPr>
          <w:rFonts w:ascii="Times New Roman" w:cs="Times New Roman" w:eastAsia="Times New Roman" w:hAnsi="Times New Roman"/>
          <w:sz w:val="24"/>
          <w:szCs w:val="24"/>
          <w:rtl w:val="0"/>
        </w:rPr>
        <w:t xml:space="preserve"> of </w:t>
      </w:r>
      <w:sdt>
        <w:sdtPr>
          <w:tag w:val="goog_rdk_29"/>
        </w:sdtPr>
        <w:sdtContent>
          <w:commentRangeStart w:id="29"/>
        </w:sdtContent>
      </w:sdt>
      <w:r w:rsidDel="00000000" w:rsidR="00000000" w:rsidRPr="00000000">
        <w:rPr>
          <w:rFonts w:ascii="Times New Roman" w:cs="Times New Roman" w:eastAsia="Times New Roman" w:hAnsi="Times New Roman"/>
          <w:sz w:val="24"/>
          <w:szCs w:val="24"/>
          <w:highlight w:val="yellow"/>
          <w:rtl w:val="0"/>
        </w:rPr>
        <w:t xml:space="preserve">deaths</w:t>
      </w:r>
      <w:commentRangeEnd w:id="29"/>
      <w:r w:rsidDel="00000000" w:rsidR="00000000" w:rsidRPr="00000000">
        <w:commentReference w:id="29"/>
      </w:r>
      <w:r w:rsidDel="00000000" w:rsidR="00000000" w:rsidRPr="00000000">
        <w:rPr>
          <w:rFonts w:ascii="Times New Roman" w:cs="Times New Roman" w:eastAsia="Times New Roman" w:hAnsi="Times New Roman"/>
          <w:sz w:val="24"/>
          <w:szCs w:val="24"/>
          <w:rtl w:val="0"/>
        </w:rPr>
        <w:t xml:space="preserve"> attributable to HFPG was highest in Guyana </w:t>
      </w:r>
      <w:r w:rsidDel="00000000" w:rsidR="00000000" w:rsidRPr="00000000">
        <w:rPr>
          <w:rFonts w:ascii="Times New Roman" w:cs="Times New Roman" w:eastAsia="Times New Roman" w:hAnsi="Times New Roman"/>
          <w:strike w:val="1"/>
          <w:sz w:val="24"/>
          <w:szCs w:val="24"/>
          <w:highlight w:val="yellow"/>
          <w:rtl w:val="0"/>
        </w:rPr>
        <w:t xml:space="preserve">(254.5 [IU95% 193.9 to 324.1])</w:t>
      </w:r>
      <w:r w:rsidDel="00000000" w:rsidR="00000000" w:rsidRPr="00000000">
        <w:rPr>
          <w:rFonts w:ascii="Times New Roman" w:cs="Times New Roman" w:eastAsia="Times New Roman" w:hAnsi="Times New Roman"/>
          <w:sz w:val="24"/>
          <w:szCs w:val="24"/>
          <w:rtl w:val="0"/>
        </w:rPr>
        <w:t xml:space="preserve">, Suriname </w:t>
      </w:r>
      <w:r w:rsidDel="00000000" w:rsidR="00000000" w:rsidRPr="00000000">
        <w:rPr>
          <w:rFonts w:ascii="Times New Roman" w:cs="Times New Roman" w:eastAsia="Times New Roman" w:hAnsi="Times New Roman"/>
          <w:strike w:val="1"/>
          <w:sz w:val="24"/>
          <w:szCs w:val="24"/>
          <w:highlight w:val="yellow"/>
          <w:rtl w:val="0"/>
        </w:rPr>
        <w:t xml:space="preserve">(147.5 [IU95% 116.9 to 185.5])</w:t>
      </w:r>
      <w:r w:rsidDel="00000000" w:rsidR="00000000" w:rsidRPr="00000000">
        <w:rPr>
          <w:rFonts w:ascii="Times New Roman" w:cs="Times New Roman" w:eastAsia="Times New Roman" w:hAnsi="Times New Roman"/>
          <w:sz w:val="24"/>
          <w:szCs w:val="24"/>
          <w:rtl w:val="0"/>
        </w:rPr>
        <w:t xml:space="preserve">, and Venezuela </w:t>
      </w:r>
      <w:r w:rsidDel="00000000" w:rsidR="00000000" w:rsidRPr="00000000">
        <w:rPr>
          <w:rFonts w:ascii="Times New Roman" w:cs="Times New Roman" w:eastAsia="Times New Roman" w:hAnsi="Times New Roman"/>
          <w:strike w:val="1"/>
          <w:sz w:val="24"/>
          <w:szCs w:val="24"/>
          <w:highlight w:val="yellow"/>
          <w:rtl w:val="0"/>
        </w:rPr>
        <w:t xml:space="preserve">(126.4 [IU95% 90.8 to 172.6])</w:t>
      </w:r>
      <w:r w:rsidDel="00000000" w:rsidR="00000000" w:rsidRPr="00000000">
        <w:rPr>
          <w:rFonts w:ascii="Times New Roman" w:cs="Times New Roman" w:eastAsia="Times New Roman" w:hAnsi="Times New Roman"/>
          <w:sz w:val="24"/>
          <w:szCs w:val="24"/>
          <w:rtl w:val="0"/>
        </w:rPr>
        <w:t xml:space="preserve">. In contrast, the lowest numbers were found in Peru </w:t>
      </w:r>
      <w:r w:rsidDel="00000000" w:rsidR="00000000" w:rsidRPr="00000000">
        <w:rPr>
          <w:rFonts w:ascii="Times New Roman" w:cs="Times New Roman" w:eastAsia="Times New Roman" w:hAnsi="Times New Roman"/>
          <w:strike w:val="1"/>
          <w:sz w:val="24"/>
          <w:szCs w:val="24"/>
          <w:highlight w:val="yellow"/>
          <w:rtl w:val="0"/>
        </w:rPr>
        <w:t xml:space="preserve">(41.2 [IU95% 29.6 to 57.0])</w:t>
      </w:r>
      <w:r w:rsidDel="00000000" w:rsidR="00000000" w:rsidRPr="00000000">
        <w:rPr>
          <w:rFonts w:ascii="Times New Roman" w:cs="Times New Roman" w:eastAsia="Times New Roman" w:hAnsi="Times New Roman"/>
          <w:sz w:val="24"/>
          <w:szCs w:val="24"/>
          <w:rtl w:val="0"/>
        </w:rPr>
        <w:t xml:space="preserve">, Uruguay </w:t>
      </w:r>
      <w:r w:rsidDel="00000000" w:rsidR="00000000" w:rsidRPr="00000000">
        <w:rPr>
          <w:rFonts w:ascii="Times New Roman" w:cs="Times New Roman" w:eastAsia="Times New Roman" w:hAnsi="Times New Roman"/>
          <w:strike w:val="1"/>
          <w:sz w:val="24"/>
          <w:szCs w:val="24"/>
          <w:highlight w:val="yellow"/>
          <w:rtl w:val="0"/>
        </w:rPr>
        <w:t xml:space="preserve">(54.4 [IU95% 42.5 to 70.7])</w:t>
      </w:r>
      <w:r w:rsidDel="00000000" w:rsidR="00000000" w:rsidRPr="00000000">
        <w:rPr>
          <w:rFonts w:ascii="Times New Roman" w:cs="Times New Roman" w:eastAsia="Times New Roman" w:hAnsi="Times New Roman"/>
          <w:sz w:val="24"/>
          <w:szCs w:val="24"/>
          <w:rtl w:val="0"/>
        </w:rPr>
        <w:t xml:space="preserve">, and Chile </w:t>
      </w:r>
      <w:r w:rsidDel="00000000" w:rsidR="00000000" w:rsidRPr="00000000">
        <w:rPr>
          <w:rFonts w:ascii="Times New Roman" w:cs="Times New Roman" w:eastAsia="Times New Roman" w:hAnsi="Times New Roman"/>
          <w:strike w:val="1"/>
          <w:sz w:val="24"/>
          <w:szCs w:val="24"/>
          <w:highlight w:val="yellow"/>
          <w:rtl w:val="0"/>
        </w:rPr>
        <w:t xml:space="preserve">(62.3 [IU95% 48.6 to 79.8]) </w:t>
      </w:r>
      <w:r w:rsidDel="00000000" w:rsidR="00000000" w:rsidRPr="00000000">
        <w:rPr>
          <w:rFonts w:ascii="Times New Roman" w:cs="Times New Roman" w:eastAsia="Times New Roman" w:hAnsi="Times New Roman"/>
          <w:sz w:val="24"/>
          <w:szCs w:val="24"/>
          <w:rtl w:val="0"/>
        </w:rPr>
        <w:t xml:space="preserve">(Table 1). Between 1990 and 2019, the age-standardized mortality rate attributable to HFPG decreased (Figure 1).</w:t>
      </w:r>
    </w:p>
    <w:p w:rsidR="00000000" w:rsidDel="00000000" w:rsidP="00000000" w:rsidRDefault="00000000" w:rsidRPr="00000000" w14:paraId="0000005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93c47d" w:val="clear"/>
          <w:rtl w:val="0"/>
        </w:rPr>
        <w:t xml:space="preserve">Similarly, the morbidity measures showed the highest and lowest values in the same countries</w:t>
      </w:r>
      <w:r w:rsidDel="00000000" w:rsidR="00000000" w:rsidRPr="00000000">
        <w:rPr>
          <w:rFonts w:ascii="Times New Roman" w:cs="Times New Roman" w:eastAsia="Times New Roman" w:hAnsi="Times New Roman"/>
          <w:sz w:val="24"/>
          <w:szCs w:val="24"/>
          <w:rtl w:val="0"/>
        </w:rPr>
        <w:t xml:space="preserve">. Guyana </w:t>
      </w:r>
      <w:r w:rsidDel="00000000" w:rsidR="00000000" w:rsidRPr="00000000">
        <w:rPr>
          <w:rFonts w:ascii="Times New Roman" w:cs="Times New Roman" w:eastAsia="Times New Roman" w:hAnsi="Times New Roman"/>
          <w:strike w:val="1"/>
          <w:sz w:val="24"/>
          <w:szCs w:val="24"/>
          <w:highlight w:val="yellow"/>
          <w:rtl w:val="0"/>
        </w:rPr>
        <w:t xml:space="preserve">(6632.1 [IU95% 5237.1 to 8243.3])</w:t>
      </w:r>
      <w:r w:rsidDel="00000000" w:rsidR="00000000" w:rsidRPr="00000000">
        <w:rPr>
          <w:rFonts w:ascii="Times New Roman" w:cs="Times New Roman" w:eastAsia="Times New Roman" w:hAnsi="Times New Roman"/>
          <w:sz w:val="24"/>
          <w:szCs w:val="24"/>
          <w:rtl w:val="0"/>
        </w:rPr>
        <w:t xml:space="preserve">, Suriname </w:t>
      </w:r>
      <w:r w:rsidDel="00000000" w:rsidR="00000000" w:rsidRPr="00000000">
        <w:rPr>
          <w:rFonts w:ascii="Times New Roman" w:cs="Times New Roman" w:eastAsia="Times New Roman" w:hAnsi="Times New Roman"/>
          <w:strike w:val="1"/>
          <w:sz w:val="24"/>
          <w:szCs w:val="24"/>
          <w:highlight w:val="yellow"/>
          <w:rtl w:val="0"/>
        </w:rPr>
        <w:t xml:space="preserve">(4219.3 [IU95% 3451.4 to 5046.1])</w:t>
      </w:r>
      <w:r w:rsidDel="00000000" w:rsidR="00000000" w:rsidRPr="00000000">
        <w:rPr>
          <w:rFonts w:ascii="Times New Roman" w:cs="Times New Roman" w:eastAsia="Times New Roman" w:hAnsi="Times New Roman"/>
          <w:sz w:val="24"/>
          <w:szCs w:val="24"/>
          <w:rtl w:val="0"/>
        </w:rPr>
        <w:t xml:space="preserve">, Venezuela </w:t>
      </w:r>
      <w:r w:rsidDel="00000000" w:rsidR="00000000" w:rsidRPr="00000000">
        <w:rPr>
          <w:rFonts w:ascii="Times New Roman" w:cs="Times New Roman" w:eastAsia="Times New Roman" w:hAnsi="Times New Roman"/>
          <w:strike w:val="1"/>
          <w:sz w:val="24"/>
          <w:szCs w:val="24"/>
          <w:highlight w:val="yellow"/>
          <w:rtl w:val="0"/>
        </w:rPr>
        <w:t xml:space="preserve">(3231.8 [IU95% 2478.8 to 4103.7])</w:t>
      </w:r>
      <w:r w:rsidDel="00000000" w:rsidR="00000000" w:rsidRPr="00000000">
        <w:rPr>
          <w:rFonts w:ascii="Times New Roman" w:cs="Times New Roman" w:eastAsia="Times New Roman" w:hAnsi="Times New Roman"/>
          <w:sz w:val="24"/>
          <w:szCs w:val="24"/>
          <w:rtl w:val="0"/>
        </w:rPr>
        <w:t xml:space="preserve"> had the highest DALYs, and Peru </w:t>
      </w:r>
      <w:r w:rsidDel="00000000" w:rsidR="00000000" w:rsidRPr="00000000">
        <w:rPr>
          <w:rFonts w:ascii="Times New Roman" w:cs="Times New Roman" w:eastAsia="Times New Roman" w:hAnsi="Times New Roman"/>
          <w:strike w:val="1"/>
          <w:sz w:val="24"/>
          <w:szCs w:val="24"/>
          <w:highlight w:val="yellow"/>
          <w:rtl w:val="0"/>
        </w:rPr>
        <w:t xml:space="preserve">(1143.1 [IU95% 889.2 to 1445.9])</w:t>
      </w:r>
      <w:r w:rsidDel="00000000" w:rsidR="00000000" w:rsidRPr="00000000">
        <w:rPr>
          <w:rFonts w:ascii="Times New Roman" w:cs="Times New Roman" w:eastAsia="Times New Roman" w:hAnsi="Times New Roman"/>
          <w:sz w:val="24"/>
          <w:szCs w:val="24"/>
          <w:rtl w:val="0"/>
        </w:rPr>
        <w:t xml:space="preserve">, Uruguay </w:t>
      </w:r>
      <w:r w:rsidDel="00000000" w:rsidR="00000000" w:rsidRPr="00000000">
        <w:rPr>
          <w:rFonts w:ascii="Times New Roman" w:cs="Times New Roman" w:eastAsia="Times New Roman" w:hAnsi="Times New Roman"/>
          <w:strike w:val="1"/>
          <w:sz w:val="24"/>
          <w:szCs w:val="24"/>
          <w:highlight w:val="yellow"/>
          <w:rtl w:val="0"/>
        </w:rPr>
        <w:t xml:space="preserve">(1316.1 [IU95% 1065.7 to 1621.1])</w:t>
      </w:r>
      <w:r w:rsidDel="00000000" w:rsidR="00000000" w:rsidRPr="00000000">
        <w:rPr>
          <w:rFonts w:ascii="Times New Roman" w:cs="Times New Roman" w:eastAsia="Times New Roman" w:hAnsi="Times New Roman"/>
          <w:sz w:val="24"/>
          <w:szCs w:val="24"/>
          <w:rtl w:val="0"/>
        </w:rPr>
        <w:t xml:space="preserve">, and Chile </w:t>
      </w:r>
      <w:r w:rsidDel="00000000" w:rsidR="00000000" w:rsidRPr="00000000">
        <w:rPr>
          <w:rFonts w:ascii="Times New Roman" w:cs="Times New Roman" w:eastAsia="Times New Roman" w:hAnsi="Times New Roman"/>
          <w:strike w:val="1"/>
          <w:sz w:val="24"/>
          <w:szCs w:val="24"/>
          <w:highlight w:val="yellow"/>
          <w:rtl w:val="0"/>
        </w:rPr>
        <w:t xml:space="preserve">(1573.0 [IU95% 1264.6 to 1926.3])</w:t>
      </w:r>
      <w:r w:rsidDel="00000000" w:rsidR="00000000" w:rsidRPr="00000000">
        <w:rPr>
          <w:rFonts w:ascii="Times New Roman" w:cs="Times New Roman" w:eastAsia="Times New Roman" w:hAnsi="Times New Roman"/>
          <w:sz w:val="24"/>
          <w:szCs w:val="24"/>
          <w:rtl w:val="0"/>
        </w:rPr>
        <w:t xml:space="preserve"> the lowest numbers (Table 1). There was also an overall decrease in age-standardized DALYs in South America between 1990 and 2019 (Figure 1). Most of the DALYs were due to YLDs. </w:t>
      </w:r>
    </w:p>
    <w:p w:rsidR="00000000" w:rsidDel="00000000" w:rsidP="00000000" w:rsidRDefault="00000000" w:rsidRPr="00000000" w14:paraId="0000005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2019, </w:t>
      </w:r>
      <w:r w:rsidDel="00000000" w:rsidR="00000000" w:rsidRPr="00000000">
        <w:rPr>
          <w:rFonts w:ascii="Times New Roman" w:cs="Times New Roman" w:eastAsia="Times New Roman" w:hAnsi="Times New Roman"/>
          <w:strike w:val="1"/>
          <w:sz w:val="24"/>
          <w:szCs w:val="24"/>
          <w:highlight w:val="yellow"/>
          <w:rtl w:val="0"/>
        </w:rPr>
        <w:t xml:space="preserve">Guyana (1212.5 [IU95% 838 to 1649.2])</w:t>
      </w:r>
      <w:r w:rsidDel="00000000" w:rsidR="00000000" w:rsidRPr="00000000">
        <w:rPr>
          <w:rFonts w:ascii="Times New Roman" w:cs="Times New Roman" w:eastAsia="Times New Roman" w:hAnsi="Times New Roman"/>
          <w:sz w:val="24"/>
          <w:szCs w:val="24"/>
          <w:rtl w:val="0"/>
        </w:rPr>
        <w:t xml:space="preserve">, Suriname </w:t>
      </w:r>
      <w:r w:rsidDel="00000000" w:rsidR="00000000" w:rsidRPr="00000000">
        <w:rPr>
          <w:rFonts w:ascii="Times New Roman" w:cs="Times New Roman" w:eastAsia="Times New Roman" w:hAnsi="Times New Roman"/>
          <w:strike w:val="1"/>
          <w:sz w:val="24"/>
          <w:szCs w:val="24"/>
          <w:highlight w:val="yellow"/>
          <w:rtl w:val="0"/>
        </w:rPr>
        <w:t xml:space="preserve">(1166.5 [IU95% 798.7 to 1599.5])</w:t>
      </w:r>
      <w:r w:rsidDel="00000000" w:rsidR="00000000" w:rsidRPr="00000000">
        <w:rPr>
          <w:rFonts w:ascii="Times New Roman" w:cs="Times New Roman" w:eastAsia="Times New Roman" w:hAnsi="Times New Roman"/>
          <w:sz w:val="24"/>
          <w:szCs w:val="24"/>
          <w:rtl w:val="0"/>
        </w:rPr>
        <w:t xml:space="preserve">, Venezuela </w:t>
      </w:r>
      <w:r w:rsidDel="00000000" w:rsidR="00000000" w:rsidRPr="00000000">
        <w:rPr>
          <w:rFonts w:ascii="Times New Roman" w:cs="Times New Roman" w:eastAsia="Times New Roman" w:hAnsi="Times New Roman"/>
          <w:strike w:val="1"/>
          <w:sz w:val="24"/>
          <w:szCs w:val="24"/>
          <w:highlight w:val="yellow"/>
          <w:rtl w:val="0"/>
        </w:rPr>
        <w:t xml:space="preserve">(802.9 [IU95% 547 to 1096.5])</w:t>
      </w:r>
      <w:r w:rsidDel="00000000" w:rsidR="00000000" w:rsidRPr="00000000">
        <w:rPr>
          <w:rFonts w:ascii="Times New Roman" w:cs="Times New Roman" w:eastAsia="Times New Roman" w:hAnsi="Times New Roman"/>
          <w:sz w:val="24"/>
          <w:szCs w:val="24"/>
          <w:rtl w:val="0"/>
        </w:rPr>
        <w:t xml:space="preserve"> also had the highest YLDs rate, and Peru </w:t>
      </w:r>
      <w:r w:rsidDel="00000000" w:rsidR="00000000" w:rsidRPr="00000000">
        <w:rPr>
          <w:rFonts w:ascii="Times New Roman" w:cs="Times New Roman" w:eastAsia="Times New Roman" w:hAnsi="Times New Roman"/>
          <w:strike w:val="1"/>
          <w:sz w:val="24"/>
          <w:szCs w:val="24"/>
          <w:highlight w:val="yellow"/>
          <w:rtl w:val="0"/>
        </w:rPr>
        <w:t xml:space="preserve">(396.6 [IU95% 268.5 to 544.8])</w:t>
      </w:r>
      <w:r w:rsidDel="00000000" w:rsidR="00000000" w:rsidRPr="00000000">
        <w:rPr>
          <w:rFonts w:ascii="Times New Roman" w:cs="Times New Roman" w:eastAsia="Times New Roman" w:hAnsi="Times New Roman"/>
          <w:sz w:val="24"/>
          <w:szCs w:val="24"/>
          <w:rtl w:val="0"/>
        </w:rPr>
        <w:t xml:space="preserve">, Uruguay </w:t>
      </w:r>
      <w:r w:rsidDel="00000000" w:rsidR="00000000" w:rsidRPr="00000000">
        <w:rPr>
          <w:rFonts w:ascii="Times New Roman" w:cs="Times New Roman" w:eastAsia="Times New Roman" w:hAnsi="Times New Roman"/>
          <w:strike w:val="1"/>
          <w:sz w:val="24"/>
          <w:szCs w:val="24"/>
          <w:highlight w:val="yellow"/>
          <w:rtl w:val="0"/>
        </w:rPr>
        <w:t xml:space="preserve">(357.9 [IU95% 242.4 to 485.6])</w:t>
      </w:r>
      <w:r w:rsidDel="00000000" w:rsidR="00000000" w:rsidRPr="00000000">
        <w:rPr>
          <w:rFonts w:ascii="Times New Roman" w:cs="Times New Roman" w:eastAsia="Times New Roman" w:hAnsi="Times New Roman"/>
          <w:sz w:val="24"/>
          <w:szCs w:val="24"/>
          <w:rtl w:val="0"/>
        </w:rPr>
        <w:t xml:space="preserve">, and Argentina </w:t>
      </w:r>
      <w:r w:rsidDel="00000000" w:rsidR="00000000" w:rsidRPr="00000000">
        <w:rPr>
          <w:rFonts w:ascii="Times New Roman" w:cs="Times New Roman" w:eastAsia="Times New Roman" w:hAnsi="Times New Roman"/>
          <w:strike w:val="1"/>
          <w:sz w:val="24"/>
          <w:szCs w:val="24"/>
          <w:highlight w:val="yellow"/>
          <w:rtl w:val="0"/>
        </w:rPr>
        <w:t xml:space="preserve">(479.8 [IU95% 327.5 to 660])</w:t>
      </w:r>
      <w:r w:rsidDel="00000000" w:rsidR="00000000" w:rsidRPr="00000000">
        <w:rPr>
          <w:rFonts w:ascii="Times New Roman" w:cs="Times New Roman" w:eastAsia="Times New Roman" w:hAnsi="Times New Roman"/>
          <w:sz w:val="24"/>
          <w:szCs w:val="24"/>
          <w:rtl w:val="0"/>
        </w:rPr>
        <w:t xml:space="preserve"> the lowest YLDs rates (Table 1). On the other hand, YLDs and SEV increased in all the countries from 1990 to 2019 (Figure 1).</w:t>
      </w:r>
    </w:p>
    <w:p w:rsidR="00000000" w:rsidDel="00000000" w:rsidP="00000000" w:rsidRDefault="00000000" w:rsidRPr="00000000" w14:paraId="0000005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rate of age-standardized </w:t>
      </w:r>
      <w:r w:rsidDel="00000000" w:rsidR="00000000" w:rsidRPr="00000000">
        <w:rPr>
          <w:rFonts w:ascii="Times New Roman" w:cs="Times New Roman" w:eastAsia="Times New Roman" w:hAnsi="Times New Roman"/>
          <w:sz w:val="24"/>
          <w:szCs w:val="24"/>
          <w:shd w:fill="ffe599" w:val="clear"/>
          <w:rtl w:val="0"/>
        </w:rPr>
        <w:t xml:space="preserve">YLD per 100.000 adults has increased</w:t>
      </w:r>
      <w:r w:rsidDel="00000000" w:rsidR="00000000" w:rsidRPr="00000000">
        <w:rPr>
          <w:rFonts w:ascii="Times New Roman" w:cs="Times New Roman" w:eastAsia="Times New Roman" w:hAnsi="Times New Roman"/>
          <w:sz w:val="24"/>
          <w:szCs w:val="24"/>
          <w:rtl w:val="0"/>
        </w:rPr>
        <w:t xml:space="preserve"> in South America from 1990 to to 2019. The same countries that had the highest (Guyana </w:t>
      </w:r>
      <w:r w:rsidDel="00000000" w:rsidR="00000000" w:rsidRPr="00000000">
        <w:rPr>
          <w:rFonts w:ascii="Times New Roman" w:cs="Times New Roman" w:eastAsia="Times New Roman" w:hAnsi="Times New Roman"/>
          <w:strike w:val="1"/>
          <w:sz w:val="24"/>
          <w:szCs w:val="24"/>
          <w:highlight w:val="yellow"/>
          <w:rtl w:val="0"/>
        </w:rPr>
        <w:t xml:space="preserve">(5419.6 [IU95% 4115.1 to 6924.2])</w:t>
      </w:r>
      <w:r w:rsidDel="00000000" w:rsidR="00000000" w:rsidRPr="00000000">
        <w:rPr>
          <w:rFonts w:ascii="Times New Roman" w:cs="Times New Roman" w:eastAsia="Times New Roman" w:hAnsi="Times New Roman"/>
          <w:sz w:val="24"/>
          <w:szCs w:val="24"/>
          <w:rtl w:val="0"/>
        </w:rPr>
        <w:t xml:space="preserve">, Suriname </w:t>
      </w:r>
      <w:r w:rsidDel="00000000" w:rsidR="00000000" w:rsidRPr="00000000">
        <w:rPr>
          <w:rFonts w:ascii="Times New Roman" w:cs="Times New Roman" w:eastAsia="Times New Roman" w:hAnsi="Times New Roman"/>
          <w:strike w:val="1"/>
          <w:sz w:val="24"/>
          <w:szCs w:val="24"/>
          <w:highlight w:val="yellow"/>
          <w:rtl w:val="0"/>
        </w:rPr>
        <w:t xml:space="preserve">(3052.8 [IU95% 2426.9 to 3789.4])</w:t>
      </w:r>
      <w:r w:rsidDel="00000000" w:rsidR="00000000" w:rsidRPr="00000000">
        <w:rPr>
          <w:rFonts w:ascii="Times New Roman" w:cs="Times New Roman" w:eastAsia="Times New Roman" w:hAnsi="Times New Roman"/>
          <w:sz w:val="24"/>
          <w:szCs w:val="24"/>
          <w:rtl w:val="0"/>
        </w:rPr>
        <w:t xml:space="preserve">, Venezuela </w:t>
      </w:r>
      <w:r w:rsidDel="00000000" w:rsidR="00000000" w:rsidRPr="00000000">
        <w:rPr>
          <w:rFonts w:ascii="Times New Roman" w:cs="Times New Roman" w:eastAsia="Times New Roman" w:hAnsi="Times New Roman"/>
          <w:strike w:val="1"/>
          <w:sz w:val="24"/>
          <w:szCs w:val="24"/>
          <w:highlight w:val="yellow"/>
          <w:rtl w:val="0"/>
        </w:rPr>
        <w:t xml:space="preserve">(2428.8 [IU95% 1748.9 to 3251.7])</w:t>
      </w:r>
      <w:r w:rsidDel="00000000" w:rsidR="00000000" w:rsidRPr="00000000">
        <w:rPr>
          <w:rFonts w:ascii="Times New Roman" w:cs="Times New Roman" w:eastAsia="Times New Roman" w:hAnsi="Times New Roman"/>
          <w:sz w:val="24"/>
          <w:szCs w:val="24"/>
          <w:rtl w:val="0"/>
        </w:rPr>
        <w:t xml:space="preserve"> and lowest rates (Peru </w:t>
      </w:r>
      <w:r w:rsidDel="00000000" w:rsidR="00000000" w:rsidRPr="00000000">
        <w:rPr>
          <w:rFonts w:ascii="Times New Roman" w:cs="Times New Roman" w:eastAsia="Times New Roman" w:hAnsi="Times New Roman"/>
          <w:strike w:val="1"/>
          <w:sz w:val="24"/>
          <w:szCs w:val="24"/>
          <w:highlight w:val="yellow"/>
          <w:rtl w:val="0"/>
        </w:rPr>
        <w:t xml:space="preserve">(746.5 [IU95% 538.6 to 1035.4])</w:t>
      </w:r>
      <w:r w:rsidDel="00000000" w:rsidR="00000000" w:rsidRPr="00000000">
        <w:rPr>
          <w:rFonts w:ascii="Times New Roman" w:cs="Times New Roman" w:eastAsia="Times New Roman" w:hAnsi="Times New Roman"/>
          <w:sz w:val="24"/>
          <w:szCs w:val="24"/>
          <w:rtl w:val="0"/>
        </w:rPr>
        <w:t xml:space="preserve">, Uruguay </w:t>
      </w:r>
      <w:r w:rsidDel="00000000" w:rsidR="00000000" w:rsidRPr="00000000">
        <w:rPr>
          <w:rFonts w:ascii="Times New Roman" w:cs="Times New Roman" w:eastAsia="Times New Roman" w:hAnsi="Times New Roman"/>
          <w:strike w:val="1"/>
          <w:sz w:val="24"/>
          <w:szCs w:val="24"/>
          <w:highlight w:val="yellow"/>
          <w:rtl w:val="0"/>
        </w:rPr>
        <w:t xml:space="preserve">(958.2 [IU95% 756.6 to 1211.3])</w:t>
      </w:r>
      <w:r w:rsidDel="00000000" w:rsidR="00000000" w:rsidRPr="00000000">
        <w:rPr>
          <w:rFonts w:ascii="Times New Roman" w:cs="Times New Roman" w:eastAsia="Times New Roman" w:hAnsi="Times New Roman"/>
          <w:sz w:val="24"/>
          <w:szCs w:val="24"/>
          <w:rtl w:val="0"/>
        </w:rPr>
        <w:t xml:space="preserve">, and Chile </w:t>
      </w:r>
      <w:r w:rsidDel="00000000" w:rsidR="00000000" w:rsidRPr="00000000">
        <w:rPr>
          <w:rFonts w:ascii="Times New Roman" w:cs="Times New Roman" w:eastAsia="Times New Roman" w:hAnsi="Times New Roman"/>
          <w:strike w:val="1"/>
          <w:sz w:val="24"/>
          <w:szCs w:val="24"/>
          <w:highlight w:val="yellow"/>
          <w:rtl w:val="0"/>
        </w:rPr>
        <w:t xml:space="preserve">(1009.5 [IU95% 811.5 to 1244.3])</w:t>
      </w:r>
      <w:r w:rsidDel="00000000" w:rsidR="00000000" w:rsidRPr="00000000">
        <w:rPr>
          <w:rFonts w:ascii="Times New Roman" w:cs="Times New Roman" w:eastAsia="Times New Roman" w:hAnsi="Times New Roman"/>
          <w:sz w:val="24"/>
          <w:szCs w:val="24"/>
          <w:rtl w:val="0"/>
        </w:rPr>
        <w:t xml:space="preserve"> of age-standardized DALYs showed the same </w:t>
      </w:r>
      <w:sdt>
        <w:sdtPr>
          <w:tag w:val="goog_rdk_30"/>
        </w:sdtPr>
        <w:sdtContent>
          <w:commentRangeStart w:id="30"/>
        </w:sdtContent>
      </w:sdt>
      <w:sdt>
        <w:sdtPr>
          <w:tag w:val="goog_rdk_31"/>
        </w:sdtPr>
        <w:sdtContent>
          <w:commentRangeStart w:id="31"/>
        </w:sdtContent>
      </w:sdt>
      <w:r w:rsidDel="00000000" w:rsidR="00000000" w:rsidRPr="00000000">
        <w:rPr>
          <w:rFonts w:ascii="Times New Roman" w:cs="Times New Roman" w:eastAsia="Times New Roman" w:hAnsi="Times New Roman"/>
          <w:sz w:val="24"/>
          <w:szCs w:val="24"/>
          <w:highlight w:val="yellow"/>
          <w:rtl w:val="0"/>
        </w:rPr>
        <w:t xml:space="preserve">pattern</w:t>
      </w:r>
      <w:commentRangeEnd w:id="30"/>
      <w:r w:rsidDel="00000000" w:rsidR="00000000" w:rsidRPr="00000000">
        <w:commentReference w:id="30"/>
      </w:r>
      <w:commentRangeEnd w:id="31"/>
      <w:r w:rsidDel="00000000" w:rsidR="00000000" w:rsidRPr="00000000">
        <w:commentReference w:id="31"/>
      </w:r>
      <w:r w:rsidDel="00000000" w:rsidR="00000000" w:rsidRPr="00000000">
        <w:rPr>
          <w:rFonts w:ascii="Times New Roman" w:cs="Times New Roman" w:eastAsia="Times New Roman" w:hAnsi="Times New Roman"/>
          <w:sz w:val="24"/>
          <w:szCs w:val="24"/>
          <w:rtl w:val="0"/>
        </w:rPr>
        <w:t xml:space="preserve"> for YLLs, </w:t>
      </w:r>
      <w:r w:rsidDel="00000000" w:rsidR="00000000" w:rsidRPr="00000000">
        <w:rPr>
          <w:rFonts w:ascii="Times New Roman" w:cs="Times New Roman" w:eastAsia="Times New Roman" w:hAnsi="Times New Roman"/>
          <w:sz w:val="24"/>
          <w:szCs w:val="24"/>
          <w:highlight w:val="yellow"/>
          <w:rtl w:val="0"/>
        </w:rPr>
        <w:t xml:space="preserve">that is… rever info do yll e escrever explicação</w:t>
      </w:r>
      <w:r w:rsidDel="00000000" w:rsidR="00000000" w:rsidRPr="00000000">
        <w:rPr>
          <w:rFonts w:ascii="Times New Roman" w:cs="Times New Roman" w:eastAsia="Times New Roman" w:hAnsi="Times New Roman"/>
          <w:sz w:val="24"/>
          <w:szCs w:val="24"/>
          <w:rtl w:val="0"/>
        </w:rPr>
        <w:t xml:space="preserve"> (Table 1).</w:t>
      </w:r>
    </w:p>
    <w:p w:rsidR="00000000" w:rsidDel="00000000" w:rsidP="00000000" w:rsidRDefault="00000000" w:rsidRPr="00000000" w14:paraId="0000005F">
      <w:pPr>
        <w:ind w:firstLine="720"/>
        <w:jc w:val="both"/>
        <w:rPr>
          <w:rFonts w:ascii="Times New Roman" w:cs="Times New Roman" w:eastAsia="Times New Roman" w:hAnsi="Times New Roman"/>
          <w:sz w:val="24"/>
          <w:szCs w:val="24"/>
          <w:shd w:fill="93c47d" w:val="clear"/>
        </w:rPr>
      </w:pPr>
      <w:r w:rsidDel="00000000" w:rsidR="00000000" w:rsidRPr="00000000">
        <w:rPr>
          <w:rFonts w:ascii="Times New Roman" w:cs="Times New Roman" w:eastAsia="Times New Roman" w:hAnsi="Times New Roman"/>
          <w:sz w:val="24"/>
          <w:szCs w:val="24"/>
          <w:rtl w:val="0"/>
        </w:rPr>
        <w:t xml:space="preserve">As shown in Figure 2, while the age-standardized rates for mortality, YLLs and DALYs were falling overall, the all-ages rates for these metrics were consistently rising. </w:t>
      </w:r>
      <w:r w:rsidDel="00000000" w:rsidR="00000000" w:rsidRPr="00000000">
        <w:rPr>
          <w:rFonts w:ascii="Times New Roman" w:cs="Times New Roman" w:eastAsia="Times New Roman" w:hAnsi="Times New Roman"/>
          <w:sz w:val="24"/>
          <w:szCs w:val="24"/>
          <w:shd w:fill="93c47d" w:val="clear"/>
          <w:rtl w:val="0"/>
        </w:rPr>
        <w:t xml:space="preserve">The age-standardized YLD, in contrast with the other parameters, is rising.</w:t>
      </w:r>
    </w:p>
    <w:p w:rsidR="00000000" w:rsidDel="00000000" w:rsidP="00000000" w:rsidRDefault="00000000" w:rsidRPr="00000000" w14:paraId="0000006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annual rate of change of age-standardized DALYs, YLLs, YLDs, deaths, and SEV overtime, Brazil, Colombia, and Guyana had a negative rate of change (shrinking burden) for DALYs, YLLs, and deaths (Argentina, Brazil, Chile, Colombia, Guyana, and Peru). In contrast, all the countries have had a positive rate of change (growing burden) for YLDs and SEV (Figure 2). There was no clear correlation between the rate of change (1990 to 2019) and SDI (2019) across countries (Figure </w:t>
      </w:r>
      <w:sdt>
        <w:sdtPr>
          <w:tag w:val="goog_rdk_32"/>
        </w:sdtPr>
        <w:sdtContent>
          <w:commentRangeStart w:id="32"/>
        </w:sdtContent>
      </w:sdt>
      <w:sdt>
        <w:sdtPr>
          <w:tag w:val="goog_rdk_33"/>
        </w:sdtPr>
        <w:sdtContent>
          <w:commentRangeStart w:id="33"/>
        </w:sdtContent>
      </w:sdt>
      <w:r w:rsidDel="00000000" w:rsidR="00000000" w:rsidRPr="00000000">
        <w:rPr>
          <w:rFonts w:ascii="Times New Roman" w:cs="Times New Roman" w:eastAsia="Times New Roman" w:hAnsi="Times New Roman"/>
          <w:sz w:val="24"/>
          <w:szCs w:val="24"/>
          <w:highlight w:val="yellow"/>
          <w:rtl w:val="0"/>
        </w:rPr>
        <w:t xml:space="preserve">3</w:t>
      </w:r>
      <w:commentRangeEnd w:id="32"/>
      <w:r w:rsidDel="00000000" w:rsidR="00000000" w:rsidRPr="00000000">
        <w:commentReference w:id="32"/>
      </w:r>
      <w:commentRangeEnd w:id="33"/>
      <w:r w:rsidDel="00000000" w:rsidR="00000000" w:rsidRPr="00000000">
        <w:commentReference w:id="33"/>
      </w:r>
      <w:r w:rsidDel="00000000" w:rsidR="00000000" w:rsidRPr="00000000">
        <w:rPr>
          <w:rFonts w:ascii="Times New Roman" w:cs="Times New Roman" w:eastAsia="Times New Roman" w:hAnsi="Times New Roman"/>
          <w:sz w:val="24"/>
          <w:szCs w:val="24"/>
          <w:highlight w:val="yellow"/>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w:t>
      </w:r>
      <w:sdt>
        <w:sdtPr>
          <w:tag w:val="goog_rdk_34"/>
        </w:sdtPr>
        <w:sdtContent>
          <w:commentRangeStart w:id="34"/>
        </w:sdtContent>
      </w:sdt>
      <w:sdt>
        <w:sdtPr>
          <w:tag w:val="goog_rdk_35"/>
        </w:sdtPr>
        <w:sdtContent>
          <w:commentRangeStart w:id="35"/>
        </w:sdtContent>
      </w:sdt>
      <w:r w:rsidDel="00000000" w:rsidR="00000000" w:rsidRPr="00000000">
        <w:rPr>
          <w:rFonts w:ascii="Times New Roman" w:cs="Times New Roman" w:eastAsia="Times New Roman" w:hAnsi="Times New Roman"/>
          <w:sz w:val="24"/>
          <w:szCs w:val="24"/>
          <w:highlight w:val="yellow"/>
          <w:rtl w:val="0"/>
        </w:rPr>
        <w:t xml:space="preserve">leading</w:t>
      </w:r>
      <w:commentRangeEnd w:id="34"/>
      <w:r w:rsidDel="00000000" w:rsidR="00000000" w:rsidRPr="00000000">
        <w:commentReference w:id="34"/>
      </w:r>
      <w:commentRangeEnd w:id="35"/>
      <w:r w:rsidDel="00000000" w:rsidR="00000000" w:rsidRPr="00000000">
        <w:commentReference w:id="35"/>
      </w:r>
      <w:r w:rsidDel="00000000" w:rsidR="00000000" w:rsidRPr="00000000">
        <w:rPr>
          <w:rFonts w:ascii="Times New Roman" w:cs="Times New Roman" w:eastAsia="Times New Roman" w:hAnsi="Times New Roman"/>
          <w:sz w:val="24"/>
          <w:szCs w:val="24"/>
          <w:rtl w:val="0"/>
        </w:rPr>
        <w:t xml:space="preserve"> 15 Level 3 causes of global DALYs due to HFPG (see in Supplementary materials) in 1990 and 2019 were diabetes, ischemic heart disease, Stroke, chronic kidney disease, tuberculosis, lung cancer, Alzheimer's disease, colorectal cancer, breast cancer, pancreatic cancer, blindness and vision loss, peripheral artery disease, bladder cancer, ovarian cancer and liver cancer. </w:t>
      </w:r>
      <w:r w:rsidDel="00000000" w:rsidR="00000000" w:rsidRPr="00000000">
        <w:rPr>
          <w:rtl w:val="0"/>
        </w:rPr>
      </w:r>
    </w:p>
    <w:p w:rsidR="00000000" w:rsidDel="00000000" w:rsidP="00000000" w:rsidRDefault="00000000" w:rsidRPr="00000000" w14:paraId="00000062">
      <w:pPr>
        <w:shd w:fill="ffffff" w:val="clea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percent of change for several risk factors are depicted in figure 4. HFPG features as an important and rising risk factor in all of the analysed countries, albeit heterogeneous among them. The most steep rise is in Uruguay.</w:t>
      </w:r>
    </w:p>
    <w:p w:rsidR="00000000" w:rsidDel="00000000" w:rsidP="00000000" w:rsidRDefault="00000000" w:rsidRPr="00000000" w14:paraId="00000063">
      <w:pPr>
        <w:ind w:firstLine="720"/>
        <w:jc w:val="both"/>
        <w:rPr>
          <w:rFonts w:ascii="Times New Roman" w:cs="Times New Roman" w:eastAsia="Times New Roman" w:hAnsi="Times New Roman"/>
          <w:sz w:val="24"/>
          <w:szCs w:val="24"/>
          <w:highlight w:val="yellow"/>
        </w:rPr>
        <w:sectPr>
          <w:headerReference r:id="rId12" w:type="default"/>
          <w:pgSz w:h="16834" w:w="11909"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sz w:val="24"/>
          <w:szCs w:val="24"/>
          <w:highlight w:val="yellow"/>
        </w:rPr>
      </w:pPr>
      <w:sdt>
        <w:sdtPr>
          <w:tag w:val="goog_rdk_36"/>
        </w:sdtPr>
        <w:sdtContent>
          <w:commentRangeStart w:id="36"/>
        </w:sdtContent>
      </w:sdt>
      <w:r w:rsidDel="00000000" w:rsidR="00000000" w:rsidRPr="00000000">
        <w:rPr>
          <w:rFonts w:ascii="Times New Roman" w:cs="Times New Roman" w:eastAsia="Times New Roman" w:hAnsi="Times New Roman"/>
          <w:b w:val="1"/>
          <w:sz w:val="24"/>
          <w:szCs w:val="24"/>
          <w:highlight w:val="yellow"/>
          <w:rtl w:val="0"/>
        </w:rPr>
        <w:t xml:space="preserve">Table</w:t>
      </w:r>
      <w:commentRangeEnd w:id="36"/>
      <w:r w:rsidDel="00000000" w:rsidR="00000000" w:rsidRPr="00000000">
        <w:commentReference w:id="36"/>
      </w:r>
      <w:r w:rsidDel="00000000" w:rsidR="00000000" w:rsidRPr="00000000">
        <w:rPr>
          <w:rFonts w:ascii="Times New Roman" w:cs="Times New Roman" w:eastAsia="Times New Roman" w:hAnsi="Times New Roman"/>
          <w:b w:val="1"/>
          <w:sz w:val="24"/>
          <w:szCs w:val="24"/>
          <w:rtl w:val="0"/>
        </w:rPr>
        <w:t xml:space="preserve"> 1.</w:t>
      </w:r>
      <w:r w:rsidDel="00000000" w:rsidR="00000000" w:rsidRPr="00000000">
        <w:rPr>
          <w:rFonts w:ascii="Times New Roman" w:cs="Times New Roman" w:eastAsia="Times New Roman" w:hAnsi="Times New Roman"/>
          <w:sz w:val="24"/>
          <w:szCs w:val="24"/>
          <w:rtl w:val="0"/>
        </w:rPr>
        <w:t xml:space="preserve"> Age-</w:t>
      </w:r>
      <w:sdt>
        <w:sdtPr>
          <w:tag w:val="goog_rdk_37"/>
        </w:sdtPr>
        <w:sdtContent>
          <w:commentRangeStart w:id="37"/>
        </w:sdtContent>
      </w:sdt>
      <w:sdt>
        <w:sdtPr>
          <w:tag w:val="goog_rdk_38"/>
        </w:sdtPr>
        <w:sdtContent>
          <w:commentRangeStart w:id="38"/>
        </w:sdtContent>
      </w:sdt>
      <w:r w:rsidDel="00000000" w:rsidR="00000000" w:rsidRPr="00000000">
        <w:rPr>
          <w:rFonts w:ascii="Times New Roman" w:cs="Times New Roman" w:eastAsia="Times New Roman" w:hAnsi="Times New Roman"/>
          <w:sz w:val="24"/>
          <w:szCs w:val="24"/>
          <w:highlight w:val="yellow"/>
          <w:rtl w:val="0"/>
        </w:rPr>
        <w:t xml:space="preserve">standardised</w:t>
      </w:r>
      <w:commentRangeEnd w:id="37"/>
      <w:r w:rsidDel="00000000" w:rsidR="00000000" w:rsidRPr="00000000">
        <w:commentReference w:id="37"/>
      </w:r>
      <w:commentRangeEnd w:id="38"/>
      <w:r w:rsidDel="00000000" w:rsidR="00000000" w:rsidRPr="00000000">
        <w:commentReference w:id="38"/>
      </w:r>
      <w:r w:rsidDel="00000000" w:rsidR="00000000" w:rsidRPr="00000000">
        <w:rPr>
          <w:rFonts w:ascii="Times New Roman" w:cs="Times New Roman" w:eastAsia="Times New Roman" w:hAnsi="Times New Roman"/>
          <w:sz w:val="24"/>
          <w:szCs w:val="24"/>
          <w:rtl w:val="0"/>
        </w:rPr>
        <w:t xml:space="preserve"> rate of deaths, DALYs, YLLs, YLDs and </w:t>
      </w:r>
      <w:sdt>
        <w:sdtPr>
          <w:tag w:val="goog_rdk_39"/>
        </w:sdtPr>
        <w:sdtContent>
          <w:commentRangeStart w:id="39"/>
        </w:sdtContent>
      </w:sdt>
      <w:sdt>
        <w:sdtPr>
          <w:tag w:val="goog_rdk_40"/>
        </w:sdtPr>
        <w:sdtContent>
          <w:commentRangeStart w:id="40"/>
        </w:sdtContent>
      </w:sdt>
      <w:r w:rsidDel="00000000" w:rsidR="00000000" w:rsidRPr="00000000">
        <w:rPr>
          <w:rFonts w:ascii="Times New Roman" w:cs="Times New Roman" w:eastAsia="Times New Roman" w:hAnsi="Times New Roman"/>
          <w:sz w:val="24"/>
          <w:szCs w:val="24"/>
          <w:highlight w:val="yellow"/>
          <w:rtl w:val="0"/>
        </w:rPr>
        <w:t xml:space="preserve">SEVs</w:t>
      </w:r>
      <w:commentRangeEnd w:id="39"/>
      <w:r w:rsidDel="00000000" w:rsidR="00000000" w:rsidRPr="00000000">
        <w:commentReference w:id="39"/>
      </w:r>
      <w:commentRangeEnd w:id="40"/>
      <w:r w:rsidDel="00000000" w:rsidR="00000000" w:rsidRPr="00000000">
        <w:commentReference w:id="40"/>
      </w:r>
      <w:r w:rsidDel="00000000" w:rsidR="00000000" w:rsidRPr="00000000">
        <w:rPr>
          <w:rFonts w:ascii="Times New Roman" w:cs="Times New Roman" w:eastAsia="Times New Roman" w:hAnsi="Times New Roman"/>
          <w:sz w:val="24"/>
          <w:szCs w:val="24"/>
          <w:rtl w:val="0"/>
        </w:rPr>
        <w:t xml:space="preserve">, and correspondent 95% uncertainty intervals (UI) </w:t>
      </w:r>
      <w:r w:rsidDel="00000000" w:rsidR="00000000" w:rsidRPr="00000000">
        <w:rPr>
          <w:rFonts w:ascii="Times New Roman" w:cs="Times New Roman" w:eastAsia="Times New Roman" w:hAnsi="Times New Roman"/>
          <w:sz w:val="24"/>
          <w:szCs w:val="24"/>
          <w:highlight w:val="yellow"/>
          <w:rtl w:val="0"/>
        </w:rPr>
        <w:t xml:space="preserve">CONFERIDOS SOMA DE YLL + YLD - DALY (exceto Ecuador que DALY daria 2297.9. e venezuela que daria 3231.7 e está .8)</w:t>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0"/>
          <w:szCs w:val="20"/>
        </w:rPr>
      </w:pPr>
      <w:r w:rsidDel="00000000" w:rsidR="00000000" w:rsidRPr="00000000">
        <w:rPr>
          <w:rtl w:val="0"/>
        </w:rPr>
      </w:r>
    </w:p>
    <w:tbl>
      <w:tblPr>
        <w:tblStyle w:val="Table1"/>
        <w:tblW w:w="159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441"/>
        <w:gridCol w:w="1441"/>
        <w:gridCol w:w="2538"/>
        <w:gridCol w:w="3017"/>
        <w:gridCol w:w="2962"/>
        <w:gridCol w:w="2531"/>
        <w:gridCol w:w="2026"/>
        <w:tblGridChange w:id="0">
          <w:tblGrid>
            <w:gridCol w:w="1441"/>
            <w:gridCol w:w="1441"/>
            <w:gridCol w:w="2538"/>
            <w:gridCol w:w="3017"/>
            <w:gridCol w:w="2962"/>
            <w:gridCol w:w="2531"/>
            <w:gridCol w:w="2026"/>
          </w:tblGrid>
        </w:tblGridChange>
      </w:tblGrid>
      <w:tr>
        <w:trPr>
          <w:cantSplit w:val="0"/>
          <w:trHeight w:val="532" w:hRule="atLeast"/>
          <w:tblHeader w:val="0"/>
        </w:trPr>
        <w:tc>
          <w:tcPr>
            <w:tcBorders>
              <w:top w:color="000000" w:space="0" w:sz="4" w:val="single"/>
              <w:bottom w:color="000000" w:space="0" w:sz="0" w:val="nil"/>
            </w:tcBorders>
          </w:tcPr>
          <w:p w:rsidR="00000000" w:rsidDel="00000000" w:rsidP="00000000" w:rsidRDefault="00000000" w:rsidRPr="00000000" w14:paraId="00000066">
            <w:pPr>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067">
            <w:pPr>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bottom w:color="000000" w:space="0" w:sz="0" w:val="nil"/>
            </w:tcBorders>
          </w:tcPr>
          <w:p w:rsidR="00000000" w:rsidDel="00000000" w:rsidP="00000000" w:rsidRDefault="00000000" w:rsidRPr="00000000" w14:paraId="00000068">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Deaths (95%IU)</w:t>
            </w:r>
          </w:p>
        </w:tc>
        <w:tc>
          <w:tcPr>
            <w:tcBorders>
              <w:top w:color="000000" w:space="0" w:sz="4" w:val="single"/>
              <w:bottom w:color="000000" w:space="0" w:sz="0" w:val="nil"/>
            </w:tcBorders>
          </w:tcPr>
          <w:p w:rsidR="00000000" w:rsidDel="00000000" w:rsidP="00000000" w:rsidRDefault="00000000" w:rsidRPr="00000000" w14:paraId="00000069">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DALYs (95%IU)</w:t>
            </w:r>
          </w:p>
        </w:tc>
        <w:tc>
          <w:tcPr>
            <w:tcBorders>
              <w:top w:color="000000" w:space="0" w:sz="4" w:val="single"/>
              <w:bottom w:color="000000" w:space="0" w:sz="0" w:val="nil"/>
            </w:tcBorders>
          </w:tcPr>
          <w:p w:rsidR="00000000" w:rsidDel="00000000" w:rsidP="00000000" w:rsidRDefault="00000000" w:rsidRPr="00000000" w14:paraId="0000006A">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YLLs (95%IU)</w:t>
            </w:r>
          </w:p>
        </w:tc>
        <w:tc>
          <w:tcPr>
            <w:tcBorders>
              <w:top w:color="000000" w:space="0" w:sz="4" w:val="single"/>
              <w:bottom w:color="000000" w:space="0" w:sz="0" w:val="nil"/>
            </w:tcBorders>
          </w:tcPr>
          <w:p w:rsidR="00000000" w:rsidDel="00000000" w:rsidP="00000000" w:rsidRDefault="00000000" w:rsidRPr="00000000" w14:paraId="0000006B">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YLDs (95%IU)</w:t>
            </w:r>
          </w:p>
        </w:tc>
        <w:tc>
          <w:tcPr>
            <w:tcBorders>
              <w:top w:color="000000" w:space="0" w:sz="4" w:val="single"/>
              <w:bottom w:color="000000" w:space="0" w:sz="0" w:val="nil"/>
            </w:tcBorders>
          </w:tcPr>
          <w:p w:rsidR="00000000" w:rsidDel="00000000" w:rsidP="00000000" w:rsidRDefault="00000000" w:rsidRPr="00000000" w14:paraId="0000006C">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SEV (95%IU)</w:t>
            </w:r>
          </w:p>
        </w:tc>
      </w:tr>
      <w:tr>
        <w:trPr>
          <w:cantSplit w:val="0"/>
          <w:trHeight w:val="377" w:hRule="atLeast"/>
          <w:tblHeader w:val="0"/>
        </w:trPr>
        <w:tc>
          <w:tcPr>
            <w:tcBorders>
              <w:top w:color="000000" w:space="0" w:sz="0" w:val="nil"/>
              <w:bottom w:color="000000" w:space="0" w:sz="4" w:val="single"/>
            </w:tcBorders>
          </w:tcPr>
          <w:p w:rsidR="00000000" w:rsidDel="00000000" w:rsidP="00000000" w:rsidRDefault="00000000" w:rsidRPr="00000000" w14:paraId="0000006D">
            <w:pPr>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6E">
            <w:pPr>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0" w:val="nil"/>
              <w:bottom w:color="000000" w:space="0" w:sz="4" w:val="single"/>
            </w:tcBorders>
          </w:tcPr>
          <w:p w:rsidR="00000000" w:rsidDel="00000000" w:rsidP="00000000" w:rsidRDefault="00000000" w:rsidRPr="00000000" w14:paraId="0000006F">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 100.000</w:t>
            </w:r>
          </w:p>
        </w:tc>
        <w:tc>
          <w:tcPr>
            <w:tcBorders>
              <w:top w:color="000000" w:space="0" w:sz="0" w:val="nil"/>
              <w:bottom w:color="000000" w:space="0" w:sz="4" w:val="single"/>
            </w:tcBorders>
          </w:tcPr>
          <w:p w:rsidR="00000000" w:rsidDel="00000000" w:rsidP="00000000" w:rsidRDefault="00000000" w:rsidRPr="00000000" w14:paraId="00000070">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 100.000</w:t>
            </w:r>
          </w:p>
        </w:tc>
        <w:tc>
          <w:tcPr>
            <w:tcBorders>
              <w:top w:color="000000" w:space="0" w:sz="0" w:val="nil"/>
              <w:bottom w:color="000000" w:space="0" w:sz="4" w:val="single"/>
            </w:tcBorders>
          </w:tcPr>
          <w:p w:rsidR="00000000" w:rsidDel="00000000" w:rsidP="00000000" w:rsidRDefault="00000000" w:rsidRPr="00000000" w14:paraId="00000071">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 100.000</w:t>
            </w:r>
          </w:p>
        </w:tc>
        <w:tc>
          <w:tcPr>
            <w:tcBorders>
              <w:top w:color="000000" w:space="0" w:sz="0" w:val="nil"/>
              <w:bottom w:color="000000" w:space="0" w:sz="4" w:val="single"/>
            </w:tcBorders>
          </w:tcPr>
          <w:p w:rsidR="00000000" w:rsidDel="00000000" w:rsidP="00000000" w:rsidRDefault="00000000" w:rsidRPr="00000000" w14:paraId="00000072">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 100.000</w:t>
            </w:r>
          </w:p>
        </w:tc>
        <w:tc>
          <w:tcPr>
            <w:tcBorders>
              <w:top w:color="000000" w:space="0" w:sz="0" w:val="nil"/>
              <w:bottom w:color="000000" w:space="0" w:sz="4" w:val="single"/>
            </w:tcBorders>
          </w:tcPr>
          <w:p w:rsidR="00000000" w:rsidDel="00000000" w:rsidP="00000000" w:rsidRDefault="00000000" w:rsidRPr="00000000" w14:paraId="00000073">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of maximum</w:t>
            </w:r>
          </w:p>
          <w:p w:rsidR="00000000" w:rsidDel="00000000" w:rsidP="00000000" w:rsidRDefault="00000000" w:rsidRPr="00000000" w14:paraId="00000074">
            <w:pPr>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exposure</w:t>
            </w:r>
          </w:p>
        </w:tc>
      </w:tr>
      <w:tr>
        <w:trPr>
          <w:cantSplit w:val="0"/>
          <w:trHeight w:val="488" w:hRule="atLeast"/>
          <w:tblHeader w:val="0"/>
        </w:trPr>
        <w:tc>
          <w:tcPr>
            <w:tcBorders>
              <w:top w:color="000000" w:space="0" w:sz="4" w:val="single"/>
            </w:tcBorders>
          </w:tcPr>
          <w:p w:rsidR="00000000" w:rsidDel="00000000" w:rsidP="00000000" w:rsidRDefault="00000000" w:rsidRPr="00000000" w14:paraId="00000075">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Argentina</w:t>
            </w:r>
          </w:p>
        </w:tc>
        <w:tc>
          <w:tcPr>
            <w:tcBorders>
              <w:top w:color="000000" w:space="0" w:sz="4" w:val="single"/>
            </w:tcBorders>
          </w:tcPr>
          <w:p w:rsidR="00000000" w:rsidDel="00000000" w:rsidP="00000000" w:rsidRDefault="00000000" w:rsidRPr="00000000" w14:paraId="00000076">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tcBorders>
              <w:top w:color="000000" w:space="0" w:sz="4" w:val="single"/>
            </w:tcBorders>
          </w:tcPr>
          <w:p w:rsidR="00000000" w:rsidDel="00000000" w:rsidP="00000000" w:rsidRDefault="00000000" w:rsidRPr="00000000" w14:paraId="00000077">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71.3 (55.1 to 92.9)</w:t>
            </w:r>
          </w:p>
        </w:tc>
        <w:tc>
          <w:tcPr>
            <w:tcBorders>
              <w:top w:color="000000" w:space="0" w:sz="4" w:val="single"/>
            </w:tcBorders>
          </w:tcPr>
          <w:p w:rsidR="00000000" w:rsidDel="00000000" w:rsidP="00000000" w:rsidRDefault="00000000" w:rsidRPr="00000000" w14:paraId="00000078">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1763.8 (1456.5 to 2158.7)</w:t>
            </w:r>
          </w:p>
        </w:tc>
        <w:tc>
          <w:tcPr>
            <w:tcBorders>
              <w:top w:color="000000" w:space="0" w:sz="4" w:val="single"/>
            </w:tcBorders>
          </w:tcPr>
          <w:p w:rsidR="00000000" w:rsidDel="00000000" w:rsidP="00000000" w:rsidRDefault="00000000" w:rsidRPr="00000000" w14:paraId="00000079">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1284.0 (1032.0 to 1599.2)</w:t>
            </w:r>
          </w:p>
        </w:tc>
        <w:tc>
          <w:tcPr>
            <w:tcBorders>
              <w:top w:color="000000" w:space="0" w:sz="4" w:val="single"/>
            </w:tcBorders>
          </w:tcPr>
          <w:p w:rsidR="00000000" w:rsidDel="00000000" w:rsidP="00000000" w:rsidRDefault="00000000" w:rsidRPr="00000000" w14:paraId="0000007A">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479.8 (327.5 to 660)</w:t>
            </w:r>
          </w:p>
        </w:tc>
        <w:tc>
          <w:tcPr>
            <w:tcBorders>
              <w:top w:color="000000" w:space="0" w:sz="4" w:val="single"/>
            </w:tcBorders>
          </w:tcPr>
          <w:p w:rsidR="00000000" w:rsidDel="00000000" w:rsidP="00000000" w:rsidRDefault="00000000" w:rsidRPr="00000000" w14:paraId="0000007B">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11.0 (9.5 to 12.6) </w:t>
            </w:r>
          </w:p>
        </w:tc>
      </w:tr>
      <w:tr>
        <w:trPr>
          <w:cantSplit w:val="0"/>
          <w:trHeight w:val="488" w:hRule="atLeast"/>
          <w:tblHeader w:val="0"/>
        </w:trPr>
        <w:tc>
          <w:tcPr/>
          <w:p w:rsidR="00000000" w:rsidDel="00000000" w:rsidP="00000000" w:rsidRDefault="00000000" w:rsidRPr="00000000" w14:paraId="0000007C">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Bolivia</w:t>
            </w:r>
          </w:p>
        </w:tc>
        <w:tc>
          <w:tcPr/>
          <w:p w:rsidR="00000000" w:rsidDel="00000000" w:rsidP="00000000" w:rsidRDefault="00000000" w:rsidRPr="00000000" w14:paraId="0000007D">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7E">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120.5 (91.8 to 156.5)</w:t>
            </w:r>
          </w:p>
        </w:tc>
        <w:tc>
          <w:tcPr/>
          <w:p w:rsidR="00000000" w:rsidDel="00000000" w:rsidP="00000000" w:rsidRDefault="00000000" w:rsidRPr="00000000" w14:paraId="0000007F">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2717.0 (2156.5 to 3343.5)</w:t>
            </w:r>
          </w:p>
        </w:tc>
        <w:tc>
          <w:tcPr/>
          <w:p w:rsidR="00000000" w:rsidDel="00000000" w:rsidP="00000000" w:rsidRDefault="00000000" w:rsidRPr="00000000" w14:paraId="00000080">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2191.5 (1680.0 to 2817.1)</w:t>
            </w:r>
          </w:p>
        </w:tc>
        <w:tc>
          <w:tcPr/>
          <w:p w:rsidR="00000000" w:rsidDel="00000000" w:rsidP="00000000" w:rsidRDefault="00000000" w:rsidRPr="00000000" w14:paraId="00000081">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525.5 (354.1 to 713.6)</w:t>
            </w:r>
          </w:p>
        </w:tc>
        <w:tc>
          <w:tcPr/>
          <w:p w:rsidR="00000000" w:rsidDel="00000000" w:rsidP="00000000" w:rsidRDefault="00000000" w:rsidRPr="00000000" w14:paraId="00000082">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10.7 (9.2 to 12.2)</w:t>
            </w:r>
          </w:p>
        </w:tc>
      </w:tr>
      <w:tr>
        <w:trPr>
          <w:cantSplit w:val="0"/>
          <w:trHeight w:val="488" w:hRule="atLeast"/>
          <w:tblHeader w:val="0"/>
        </w:trPr>
        <w:tc>
          <w:tcPr/>
          <w:p w:rsidR="00000000" w:rsidDel="00000000" w:rsidP="00000000" w:rsidRDefault="00000000" w:rsidRPr="00000000" w14:paraId="00000083">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Brazil</w:t>
            </w:r>
          </w:p>
        </w:tc>
        <w:tc>
          <w:tcPr/>
          <w:p w:rsidR="00000000" w:rsidDel="00000000" w:rsidP="00000000" w:rsidRDefault="00000000" w:rsidRPr="00000000" w14:paraId="00000084">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5">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77.0 (63.0 to 96.7)</w:t>
            </w:r>
          </w:p>
        </w:tc>
        <w:tc>
          <w:tcPr/>
          <w:p w:rsidR="00000000" w:rsidDel="00000000" w:rsidP="00000000" w:rsidRDefault="00000000" w:rsidRPr="00000000" w14:paraId="00000086">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2023.7 (1700.2 to 2419.6)</w:t>
            </w:r>
          </w:p>
        </w:tc>
        <w:tc>
          <w:tcPr/>
          <w:p w:rsidR="00000000" w:rsidDel="00000000" w:rsidP="00000000" w:rsidRDefault="00000000" w:rsidRPr="00000000" w14:paraId="00000087">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1427.2 (1204 to 1724)</w:t>
            </w:r>
          </w:p>
        </w:tc>
        <w:tc>
          <w:tcPr/>
          <w:p w:rsidR="00000000" w:rsidDel="00000000" w:rsidP="00000000" w:rsidRDefault="00000000" w:rsidRPr="00000000" w14:paraId="00000088">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596.5 (415.9 to 808.9)</w:t>
            </w:r>
          </w:p>
        </w:tc>
        <w:tc>
          <w:tcPr/>
          <w:p w:rsidR="00000000" w:rsidDel="00000000" w:rsidP="00000000" w:rsidRDefault="00000000" w:rsidRPr="00000000" w14:paraId="00000089">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 (10.1 to 12.8)</w:t>
            </w:r>
          </w:p>
        </w:tc>
      </w:tr>
      <w:tr>
        <w:trPr>
          <w:cantSplit w:val="0"/>
          <w:trHeight w:val="488" w:hRule="atLeast"/>
          <w:tblHeader w:val="0"/>
        </w:trPr>
        <w:tc>
          <w:tcPr/>
          <w:p w:rsidR="00000000" w:rsidDel="00000000" w:rsidP="00000000" w:rsidRDefault="00000000" w:rsidRPr="00000000" w14:paraId="0000008A">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Chile</w:t>
            </w:r>
          </w:p>
        </w:tc>
        <w:tc>
          <w:tcPr/>
          <w:p w:rsidR="00000000" w:rsidDel="00000000" w:rsidP="00000000" w:rsidRDefault="00000000" w:rsidRPr="00000000" w14:paraId="0000008B">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8C">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62.3 (48.6 to 79.8)</w:t>
            </w:r>
          </w:p>
        </w:tc>
        <w:tc>
          <w:tcPr/>
          <w:p w:rsidR="00000000" w:rsidDel="00000000" w:rsidP="00000000" w:rsidRDefault="00000000" w:rsidRPr="00000000" w14:paraId="0000008D">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1573.0 (1264.6 to 1926.3)</w:t>
            </w:r>
          </w:p>
        </w:tc>
        <w:tc>
          <w:tcPr/>
          <w:p w:rsidR="00000000" w:rsidDel="00000000" w:rsidP="00000000" w:rsidRDefault="00000000" w:rsidRPr="00000000" w14:paraId="0000008E">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1009.5 (811.5 to 1244.3)</w:t>
            </w:r>
          </w:p>
        </w:tc>
        <w:tc>
          <w:tcPr/>
          <w:p w:rsidR="00000000" w:rsidDel="00000000" w:rsidP="00000000" w:rsidRDefault="00000000" w:rsidRPr="00000000" w14:paraId="0000008F">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563.5 (376.9 to 776.1)</w:t>
            </w:r>
          </w:p>
        </w:tc>
        <w:tc>
          <w:tcPr/>
          <w:p w:rsidR="00000000" w:rsidDel="00000000" w:rsidP="00000000" w:rsidRDefault="00000000" w:rsidRPr="00000000" w14:paraId="00000090">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13.6 (12 to 15.3)</w:t>
            </w:r>
          </w:p>
        </w:tc>
      </w:tr>
      <w:tr>
        <w:trPr>
          <w:cantSplit w:val="0"/>
          <w:trHeight w:val="488" w:hRule="atLeast"/>
          <w:tblHeader w:val="0"/>
        </w:trPr>
        <w:tc>
          <w:tcPr/>
          <w:p w:rsidR="00000000" w:rsidDel="00000000" w:rsidP="00000000" w:rsidRDefault="00000000" w:rsidRPr="00000000" w14:paraId="00000091">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Colombia</w:t>
            </w:r>
          </w:p>
        </w:tc>
        <w:tc>
          <w:tcPr/>
          <w:p w:rsidR="00000000" w:rsidDel="00000000" w:rsidP="00000000" w:rsidRDefault="00000000" w:rsidRPr="00000000" w14:paraId="00000092">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93">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62.4 (42.3 to 88.9)</w:t>
            </w:r>
          </w:p>
        </w:tc>
        <w:tc>
          <w:tcPr/>
          <w:p w:rsidR="00000000" w:rsidDel="00000000" w:rsidP="00000000" w:rsidRDefault="00000000" w:rsidRPr="00000000" w14:paraId="00000094">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1816.3 (1385.3 to 2303.9)</w:t>
            </w:r>
          </w:p>
        </w:tc>
        <w:tc>
          <w:tcPr/>
          <w:p w:rsidR="00000000" w:rsidDel="00000000" w:rsidP="00000000" w:rsidRDefault="00000000" w:rsidRPr="00000000" w14:paraId="00000095">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1078.2 (758.7 to 1493.7)</w:t>
            </w:r>
          </w:p>
        </w:tc>
        <w:tc>
          <w:tcPr/>
          <w:p w:rsidR="00000000" w:rsidDel="00000000" w:rsidP="00000000" w:rsidRDefault="00000000" w:rsidRPr="00000000" w14:paraId="00000096">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738.1 (504 to 1016.3)</w:t>
            </w:r>
          </w:p>
        </w:tc>
        <w:tc>
          <w:tcPr/>
          <w:p w:rsidR="00000000" w:rsidDel="00000000" w:rsidP="00000000" w:rsidRDefault="00000000" w:rsidRPr="00000000" w14:paraId="00000097">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15.0 (13.3 to 16.7)</w:t>
            </w:r>
          </w:p>
        </w:tc>
      </w:tr>
      <w:tr>
        <w:trPr>
          <w:cantSplit w:val="0"/>
          <w:trHeight w:val="488" w:hRule="atLeast"/>
          <w:tblHeader w:val="0"/>
        </w:trPr>
        <w:tc>
          <w:tcPr/>
          <w:p w:rsidR="00000000" w:rsidDel="00000000" w:rsidP="00000000" w:rsidRDefault="00000000" w:rsidRPr="00000000" w14:paraId="00000098">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Ecuador</w:t>
            </w:r>
          </w:p>
        </w:tc>
        <w:tc>
          <w:tcPr/>
          <w:p w:rsidR="00000000" w:rsidDel="00000000" w:rsidP="00000000" w:rsidRDefault="00000000" w:rsidRPr="00000000" w14:paraId="00000099">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9A">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98.0 (73.9 to 131.8)</w:t>
            </w:r>
          </w:p>
        </w:tc>
        <w:tc>
          <w:tcPr/>
          <w:p w:rsidR="00000000" w:rsidDel="00000000" w:rsidP="00000000" w:rsidRDefault="00000000" w:rsidRPr="00000000" w14:paraId="0000009B">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2298.0 (1830.7 to 2905.4)</w:t>
            </w:r>
          </w:p>
        </w:tc>
        <w:tc>
          <w:tcPr/>
          <w:p w:rsidR="00000000" w:rsidDel="00000000" w:rsidP="00000000" w:rsidRDefault="00000000" w:rsidRPr="00000000" w14:paraId="0000009C">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1691.0 (1302.8 to 2242.1)</w:t>
            </w:r>
          </w:p>
        </w:tc>
        <w:tc>
          <w:tcPr/>
          <w:p w:rsidR="00000000" w:rsidDel="00000000" w:rsidP="00000000" w:rsidRDefault="00000000" w:rsidRPr="00000000" w14:paraId="0000009D">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606.9 (424.4 to 821.3)</w:t>
            </w:r>
          </w:p>
        </w:tc>
        <w:tc>
          <w:tcPr/>
          <w:p w:rsidR="00000000" w:rsidDel="00000000" w:rsidP="00000000" w:rsidRDefault="00000000" w:rsidRPr="00000000" w14:paraId="0000009E">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12.3 (10.9 to 13.8)</w:t>
            </w:r>
          </w:p>
        </w:tc>
      </w:tr>
      <w:tr>
        <w:trPr>
          <w:cantSplit w:val="0"/>
          <w:trHeight w:val="488" w:hRule="atLeast"/>
          <w:tblHeader w:val="0"/>
        </w:trPr>
        <w:tc>
          <w:tcPr/>
          <w:p w:rsidR="00000000" w:rsidDel="00000000" w:rsidP="00000000" w:rsidRDefault="00000000" w:rsidRPr="00000000" w14:paraId="0000009F">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Guyana</w:t>
            </w:r>
          </w:p>
        </w:tc>
        <w:tc>
          <w:tcPr/>
          <w:p w:rsidR="00000000" w:rsidDel="00000000" w:rsidP="00000000" w:rsidRDefault="00000000" w:rsidRPr="00000000" w14:paraId="000000A0">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A1">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254.5 (193.9 to 324.1)</w:t>
            </w:r>
          </w:p>
        </w:tc>
        <w:tc>
          <w:tcPr/>
          <w:p w:rsidR="00000000" w:rsidDel="00000000" w:rsidP="00000000" w:rsidRDefault="00000000" w:rsidRPr="00000000" w14:paraId="000000A2">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6632.1 (5237.1 to 8243.3)</w:t>
            </w:r>
          </w:p>
        </w:tc>
        <w:tc>
          <w:tcPr/>
          <w:p w:rsidR="00000000" w:rsidDel="00000000" w:rsidP="00000000" w:rsidRDefault="00000000" w:rsidRPr="00000000" w14:paraId="000000A3">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5419.6 (4115.1 to 6924.2)</w:t>
            </w:r>
          </w:p>
        </w:tc>
        <w:tc>
          <w:tcPr/>
          <w:p w:rsidR="00000000" w:rsidDel="00000000" w:rsidP="00000000" w:rsidRDefault="00000000" w:rsidRPr="00000000" w14:paraId="000000A4">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1212.5 (838 to 1649.2)</w:t>
            </w:r>
          </w:p>
        </w:tc>
        <w:tc>
          <w:tcPr/>
          <w:p w:rsidR="00000000" w:rsidDel="00000000" w:rsidP="00000000" w:rsidRDefault="00000000" w:rsidRPr="00000000" w14:paraId="000000A5">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23.2 (21.1 to 25.2)</w:t>
            </w:r>
          </w:p>
        </w:tc>
      </w:tr>
      <w:tr>
        <w:trPr>
          <w:cantSplit w:val="0"/>
          <w:trHeight w:val="488" w:hRule="atLeast"/>
          <w:tblHeader w:val="0"/>
        </w:trPr>
        <w:tc>
          <w:tcPr/>
          <w:p w:rsidR="00000000" w:rsidDel="00000000" w:rsidP="00000000" w:rsidRDefault="00000000" w:rsidRPr="00000000" w14:paraId="000000A6">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Paraguay</w:t>
            </w:r>
          </w:p>
        </w:tc>
        <w:tc>
          <w:tcPr/>
          <w:p w:rsidR="00000000" w:rsidDel="00000000" w:rsidP="00000000" w:rsidRDefault="00000000" w:rsidRPr="00000000" w14:paraId="000000A7">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A8">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110.1 (81.6 to 146.9)</w:t>
            </w:r>
          </w:p>
        </w:tc>
        <w:tc>
          <w:tcPr/>
          <w:p w:rsidR="00000000" w:rsidDel="00000000" w:rsidP="00000000" w:rsidRDefault="00000000" w:rsidRPr="00000000" w14:paraId="000000A9">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2678.7 (2074.0 to 3392.3)</w:t>
            </w:r>
          </w:p>
        </w:tc>
        <w:tc>
          <w:tcPr/>
          <w:p w:rsidR="00000000" w:rsidDel="00000000" w:rsidP="00000000" w:rsidRDefault="00000000" w:rsidRPr="00000000" w14:paraId="000000AA">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2072.5 (1569.6 to 2739.3)</w:t>
            </w:r>
          </w:p>
        </w:tc>
        <w:tc>
          <w:tcPr/>
          <w:p w:rsidR="00000000" w:rsidDel="00000000" w:rsidP="00000000" w:rsidRDefault="00000000" w:rsidRPr="00000000" w14:paraId="000000AB">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606.2 (414.7 to 826.4)</w:t>
            </w:r>
          </w:p>
        </w:tc>
        <w:tc>
          <w:tcPr/>
          <w:p w:rsidR="00000000" w:rsidDel="00000000" w:rsidP="00000000" w:rsidRDefault="00000000" w:rsidRPr="00000000" w14:paraId="000000AC">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11.7 (10.2 to 13.4)</w:t>
            </w:r>
          </w:p>
        </w:tc>
      </w:tr>
      <w:tr>
        <w:trPr>
          <w:cantSplit w:val="0"/>
          <w:trHeight w:val="488" w:hRule="atLeast"/>
          <w:tblHeader w:val="0"/>
        </w:trPr>
        <w:tc>
          <w:tcPr/>
          <w:p w:rsidR="00000000" w:rsidDel="00000000" w:rsidP="00000000" w:rsidRDefault="00000000" w:rsidRPr="00000000" w14:paraId="000000AD">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Peru</w:t>
            </w:r>
          </w:p>
        </w:tc>
        <w:tc>
          <w:tcPr/>
          <w:p w:rsidR="00000000" w:rsidDel="00000000" w:rsidP="00000000" w:rsidRDefault="00000000" w:rsidRPr="00000000" w14:paraId="000000AE">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AF">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41.2 (29.6 to 57.0)</w:t>
            </w:r>
          </w:p>
        </w:tc>
        <w:tc>
          <w:tcPr/>
          <w:p w:rsidR="00000000" w:rsidDel="00000000" w:rsidP="00000000" w:rsidRDefault="00000000" w:rsidRPr="00000000" w14:paraId="000000B0">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1143.1 (889.2 to 1445.9)</w:t>
            </w:r>
          </w:p>
        </w:tc>
        <w:tc>
          <w:tcPr/>
          <w:p w:rsidR="00000000" w:rsidDel="00000000" w:rsidP="00000000" w:rsidRDefault="00000000" w:rsidRPr="00000000" w14:paraId="000000B1">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746.5 (538.6 to 1035.4)</w:t>
            </w:r>
          </w:p>
        </w:tc>
        <w:tc>
          <w:tcPr/>
          <w:p w:rsidR="00000000" w:rsidDel="00000000" w:rsidP="00000000" w:rsidRDefault="00000000" w:rsidRPr="00000000" w14:paraId="000000B2">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396.6 (268.5 to 544.8)</w:t>
            </w:r>
          </w:p>
        </w:tc>
        <w:tc>
          <w:tcPr/>
          <w:p w:rsidR="00000000" w:rsidDel="00000000" w:rsidP="00000000" w:rsidRDefault="00000000" w:rsidRPr="00000000" w14:paraId="000000B3">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7.7 (6.6 to 8.9)</w:t>
            </w:r>
          </w:p>
        </w:tc>
      </w:tr>
      <w:tr>
        <w:trPr>
          <w:cantSplit w:val="0"/>
          <w:trHeight w:val="488" w:hRule="atLeast"/>
          <w:tblHeader w:val="0"/>
        </w:trPr>
        <w:tc>
          <w:tcPr/>
          <w:p w:rsidR="00000000" w:rsidDel="00000000" w:rsidP="00000000" w:rsidRDefault="00000000" w:rsidRPr="00000000" w14:paraId="000000B4">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Suriname</w:t>
            </w:r>
          </w:p>
        </w:tc>
        <w:tc>
          <w:tcPr/>
          <w:p w:rsidR="00000000" w:rsidDel="00000000" w:rsidP="00000000" w:rsidRDefault="00000000" w:rsidRPr="00000000" w14:paraId="000000B5">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B6">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147.5 (116.9 to 185.5)</w:t>
            </w:r>
          </w:p>
        </w:tc>
        <w:tc>
          <w:tcPr/>
          <w:p w:rsidR="00000000" w:rsidDel="00000000" w:rsidP="00000000" w:rsidRDefault="00000000" w:rsidRPr="00000000" w14:paraId="000000B7">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4219.3 (3451.4 to 5046.1)</w:t>
            </w:r>
          </w:p>
        </w:tc>
        <w:tc>
          <w:tcPr/>
          <w:p w:rsidR="00000000" w:rsidDel="00000000" w:rsidP="00000000" w:rsidRDefault="00000000" w:rsidRPr="00000000" w14:paraId="000000B8">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3052.8 (2426.9 to 3789.4)</w:t>
            </w:r>
          </w:p>
        </w:tc>
        <w:tc>
          <w:tcPr/>
          <w:p w:rsidR="00000000" w:rsidDel="00000000" w:rsidP="00000000" w:rsidRDefault="00000000" w:rsidRPr="00000000" w14:paraId="000000B9">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1166.5 (798.7 to 1599.5)</w:t>
            </w:r>
          </w:p>
        </w:tc>
        <w:tc>
          <w:tcPr/>
          <w:p w:rsidR="00000000" w:rsidDel="00000000" w:rsidP="00000000" w:rsidRDefault="00000000" w:rsidRPr="00000000" w14:paraId="000000BA">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21.9 (19.9 to 23.9)</w:t>
            </w:r>
          </w:p>
        </w:tc>
      </w:tr>
      <w:tr>
        <w:trPr>
          <w:cantSplit w:val="0"/>
          <w:trHeight w:val="488" w:hRule="atLeast"/>
          <w:tblHeader w:val="0"/>
        </w:trPr>
        <w:tc>
          <w:tcPr/>
          <w:p w:rsidR="00000000" w:rsidDel="00000000" w:rsidP="00000000" w:rsidRDefault="00000000" w:rsidRPr="00000000" w14:paraId="000000BB">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Uruguay</w:t>
            </w:r>
          </w:p>
        </w:tc>
        <w:tc>
          <w:tcPr/>
          <w:p w:rsidR="00000000" w:rsidDel="00000000" w:rsidP="00000000" w:rsidRDefault="00000000" w:rsidRPr="00000000" w14:paraId="000000BC">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BD">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54.4 (42.5 to 70.7)</w:t>
            </w:r>
          </w:p>
        </w:tc>
        <w:tc>
          <w:tcPr/>
          <w:p w:rsidR="00000000" w:rsidDel="00000000" w:rsidP="00000000" w:rsidRDefault="00000000" w:rsidRPr="00000000" w14:paraId="000000BE">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1316.1 (1065.7 to 1621.1)</w:t>
            </w:r>
          </w:p>
        </w:tc>
        <w:tc>
          <w:tcPr/>
          <w:p w:rsidR="00000000" w:rsidDel="00000000" w:rsidP="00000000" w:rsidRDefault="00000000" w:rsidRPr="00000000" w14:paraId="000000BF">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958.2 (756.6 to 1211.3)</w:t>
            </w:r>
          </w:p>
        </w:tc>
        <w:tc>
          <w:tcPr/>
          <w:p w:rsidR="00000000" w:rsidDel="00000000" w:rsidP="00000000" w:rsidRDefault="00000000" w:rsidRPr="00000000" w14:paraId="000000C0">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357.9 (242.4 to 485.6)</w:t>
            </w:r>
          </w:p>
        </w:tc>
        <w:tc>
          <w:tcPr/>
          <w:p w:rsidR="00000000" w:rsidDel="00000000" w:rsidP="00000000" w:rsidRDefault="00000000" w:rsidRPr="00000000" w14:paraId="000000C1">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8.3 (7.2 to 9.5)</w:t>
            </w:r>
          </w:p>
        </w:tc>
      </w:tr>
      <w:tr>
        <w:trPr>
          <w:cantSplit w:val="0"/>
          <w:trHeight w:val="488" w:hRule="atLeast"/>
          <w:tblHeader w:val="0"/>
        </w:trPr>
        <w:tc>
          <w:tcPr/>
          <w:p w:rsidR="00000000" w:rsidDel="00000000" w:rsidP="00000000" w:rsidRDefault="00000000" w:rsidRPr="00000000" w14:paraId="000000C2">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Venezuela</w:t>
            </w:r>
          </w:p>
        </w:tc>
        <w:tc>
          <w:tcPr/>
          <w:p w:rsidR="00000000" w:rsidDel="00000000" w:rsidP="00000000" w:rsidRDefault="00000000" w:rsidRPr="00000000" w14:paraId="000000C3">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p w:rsidR="00000000" w:rsidDel="00000000" w:rsidP="00000000" w:rsidRDefault="00000000" w:rsidRPr="00000000" w14:paraId="000000C4">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126.4 (90.8 to 172.6)</w:t>
            </w:r>
          </w:p>
        </w:tc>
        <w:tc>
          <w:tcPr/>
          <w:p w:rsidR="00000000" w:rsidDel="00000000" w:rsidP="00000000" w:rsidRDefault="00000000" w:rsidRPr="00000000" w14:paraId="000000C5">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3231.8 (2478.8 to 4103.7)</w:t>
            </w:r>
          </w:p>
        </w:tc>
        <w:tc>
          <w:tcPr/>
          <w:p w:rsidR="00000000" w:rsidDel="00000000" w:rsidP="00000000" w:rsidRDefault="00000000" w:rsidRPr="00000000" w14:paraId="000000C6">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2428.8 (1748.9 to 3251.7)</w:t>
            </w:r>
          </w:p>
        </w:tc>
        <w:tc>
          <w:tcPr/>
          <w:p w:rsidR="00000000" w:rsidDel="00000000" w:rsidP="00000000" w:rsidRDefault="00000000" w:rsidRPr="00000000" w14:paraId="000000C7">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802.9 (547 to 1096.5)</w:t>
            </w:r>
          </w:p>
        </w:tc>
        <w:tc>
          <w:tcPr/>
          <w:p w:rsidR="00000000" w:rsidDel="00000000" w:rsidP="00000000" w:rsidRDefault="00000000" w:rsidRPr="00000000" w14:paraId="000000C8">
            <w:pPr>
              <w:spacing w:line="48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16.1 (14.3 to 17.9)</w:t>
            </w:r>
          </w:p>
        </w:tc>
      </w:tr>
      <w:tr>
        <w:trPr>
          <w:cantSplit w:val="0"/>
          <w:trHeight w:val="488" w:hRule="atLeast"/>
          <w:tblHeader w:val="0"/>
        </w:trPr>
        <w:tc>
          <w:tcPr>
            <w:tcBorders>
              <w:bottom w:color="000000" w:space="0" w:sz="4" w:val="single"/>
            </w:tcBorders>
          </w:tcPr>
          <w:p w:rsidR="00000000" w:rsidDel="00000000" w:rsidP="00000000" w:rsidRDefault="00000000" w:rsidRPr="00000000" w14:paraId="000000C9">
            <w:pPr>
              <w:spacing w:line="480" w:lineRule="auto"/>
              <w:jc w:val="both"/>
              <w:rPr>
                <w:rFonts w:ascii="Times New Roman" w:cs="Times New Roman" w:eastAsia="Times New Roman" w:hAnsi="Times New Roman"/>
                <w:sz w:val="18"/>
                <w:szCs w:val="18"/>
                <w:highlight w:val="gree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A">
            <w:pPr>
              <w:spacing w:line="480" w:lineRule="auto"/>
              <w:jc w:val="both"/>
              <w:rPr>
                <w:rFonts w:ascii="Times New Roman" w:cs="Times New Roman" w:eastAsia="Times New Roman" w:hAnsi="Times New Roman"/>
                <w:sz w:val="18"/>
                <w:szCs w:val="18"/>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B">
            <w:pPr>
              <w:spacing w:line="480" w:lineRule="auto"/>
              <w:jc w:val="both"/>
              <w:rPr>
                <w:rFonts w:ascii="Times New Roman" w:cs="Times New Roman" w:eastAsia="Times New Roman" w:hAnsi="Times New Roman"/>
                <w:sz w:val="18"/>
                <w:szCs w:val="18"/>
                <w:highlight w:val="gree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C">
            <w:pPr>
              <w:spacing w:line="480" w:lineRule="auto"/>
              <w:jc w:val="both"/>
              <w:rPr>
                <w:rFonts w:ascii="Times New Roman" w:cs="Times New Roman" w:eastAsia="Times New Roman" w:hAnsi="Times New Roman"/>
                <w:sz w:val="18"/>
                <w:szCs w:val="18"/>
                <w:highlight w:val="gree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D">
            <w:pPr>
              <w:spacing w:line="480" w:lineRule="auto"/>
              <w:jc w:val="both"/>
              <w:rPr>
                <w:rFonts w:ascii="Times New Roman" w:cs="Times New Roman" w:eastAsia="Times New Roman" w:hAnsi="Times New Roman"/>
                <w:sz w:val="18"/>
                <w:szCs w:val="18"/>
                <w:highlight w:val="gree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E">
            <w:pPr>
              <w:spacing w:line="480" w:lineRule="auto"/>
              <w:jc w:val="both"/>
              <w:rPr>
                <w:rFonts w:ascii="Times New Roman" w:cs="Times New Roman" w:eastAsia="Times New Roman" w:hAnsi="Times New Roman"/>
                <w:sz w:val="18"/>
                <w:szCs w:val="18"/>
                <w:highlight w:val="green"/>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CF">
            <w:pPr>
              <w:spacing w:line="480" w:lineRule="auto"/>
              <w:jc w:val="both"/>
              <w:rPr>
                <w:rFonts w:ascii="Times New Roman" w:cs="Times New Roman" w:eastAsia="Times New Roman" w:hAnsi="Times New Roman"/>
                <w:sz w:val="18"/>
                <w:szCs w:val="18"/>
              </w:rPr>
            </w:pPr>
            <w:r w:rsidDel="00000000" w:rsidR="00000000" w:rsidRPr="00000000">
              <w:rPr>
                <w:rtl w:val="0"/>
              </w:rPr>
            </w:r>
          </w:p>
        </w:tc>
      </w:tr>
      <w:tr>
        <w:trPr>
          <w:cantSplit w:val="0"/>
          <w:trHeight w:val="488" w:hRule="atLeast"/>
          <w:tblHeader w:val="0"/>
        </w:trPr>
        <w:tc>
          <w:tcPr>
            <w:tcBorders>
              <w:top w:color="000000" w:space="0" w:sz="4" w:val="single"/>
            </w:tcBorders>
          </w:tcPr>
          <w:p w:rsidR="00000000" w:rsidDel="00000000" w:rsidP="00000000" w:rsidRDefault="00000000" w:rsidRPr="00000000" w14:paraId="000000D0">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tcBorders>
          </w:tcPr>
          <w:p w:rsidR="00000000" w:rsidDel="00000000" w:rsidP="00000000" w:rsidRDefault="00000000" w:rsidRPr="00000000" w14:paraId="000000D1">
            <w:pPr>
              <w:spacing w:line="480" w:lineRule="auto"/>
              <w:jc w:val="both"/>
              <w:rPr>
                <w:rFonts w:ascii="Times New Roman" w:cs="Times New Roman" w:eastAsia="Times New Roman" w:hAnsi="Times New Roman"/>
                <w:sz w:val="20"/>
                <w:szCs w:val="20"/>
              </w:rPr>
            </w:pPr>
            <w:r w:rsidDel="00000000" w:rsidR="00000000" w:rsidRPr="00000000">
              <w:rPr>
                <w:rtl w:val="0"/>
              </w:rPr>
            </w:r>
          </w:p>
        </w:tc>
        <w:tc>
          <w:tcPr>
            <w:tcBorders>
              <w:top w:color="000000" w:space="0" w:sz="4" w:val="single"/>
            </w:tcBorders>
          </w:tcPr>
          <w:p w:rsidR="00000000" w:rsidDel="00000000" w:rsidP="00000000" w:rsidRDefault="00000000" w:rsidRPr="00000000" w14:paraId="000000D2">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tcBorders>
          </w:tcPr>
          <w:p w:rsidR="00000000" w:rsidDel="00000000" w:rsidP="00000000" w:rsidRDefault="00000000" w:rsidRPr="00000000" w14:paraId="000000D3">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tcBorders>
          </w:tcPr>
          <w:p w:rsidR="00000000" w:rsidDel="00000000" w:rsidP="00000000" w:rsidRDefault="00000000" w:rsidRPr="00000000" w14:paraId="000000D4">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tcBorders>
          </w:tcPr>
          <w:p w:rsidR="00000000" w:rsidDel="00000000" w:rsidP="00000000" w:rsidRDefault="00000000" w:rsidRPr="00000000" w14:paraId="000000D5">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c>
          <w:tcPr>
            <w:tcBorders>
              <w:top w:color="000000" w:space="0" w:sz="4" w:val="single"/>
            </w:tcBorders>
          </w:tcPr>
          <w:p w:rsidR="00000000" w:rsidDel="00000000" w:rsidP="00000000" w:rsidRDefault="00000000" w:rsidRPr="00000000" w14:paraId="000000D6">
            <w:pPr>
              <w:spacing w:line="48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c>
      </w:tr>
    </w:tbl>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DALYs (disability-adjusted life years), YLLs (years of life lost due to premature mortality), YLDs (years of life lived with disability), SEV (Summary Exposure Value)</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sdt>
      <w:sdtPr>
        <w:tag w:val="goog_rdk_43"/>
      </w:sdtPr>
      <w:sdtContent>
        <w:p w:rsidR="00000000" w:rsidDel="00000000" w:rsidP="00000000" w:rsidRDefault="00000000" w:rsidRPr="00000000" w14:paraId="000000D9">
          <w:pPr>
            <w:rPr>
              <w:ins w:author="Bruce Duncan" w:id="0" w:date="2023-08-31T14:50:00Z"/>
              <w:rFonts w:ascii="Times New Roman" w:cs="Times New Roman" w:eastAsia="Times New Roman" w:hAnsi="Times New Roman"/>
              <w:b w:val="1"/>
              <w:sz w:val="24"/>
              <w:szCs w:val="24"/>
            </w:rPr>
          </w:pPr>
          <w:sdt>
            <w:sdtPr>
              <w:tag w:val="goog_rdk_42"/>
            </w:sdtPr>
            <w:sdtContent>
              <w:ins w:author="Bruce Duncan" w:id="0" w:date="2023-08-31T14:50:00Z">
                <w:r w:rsidDel="00000000" w:rsidR="00000000" w:rsidRPr="00000000">
                  <w:br w:type="page"/>
                </w:r>
                <w:r w:rsidDel="00000000" w:rsidR="00000000" w:rsidRPr="00000000">
                  <w:rPr>
                    <w:rtl w:val="0"/>
                  </w:rPr>
                </w:r>
              </w:ins>
            </w:sdtContent>
          </w:sdt>
        </w:p>
      </w:sdtContent>
    </w:sdt>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Rate of DALYs, YLLs, YLDs, </w:t>
      </w:r>
      <w:sdt>
        <w:sdtPr>
          <w:tag w:val="goog_rdk_44"/>
        </w:sdtPr>
        <w:sdtContent>
          <w:commentRangeStart w:id="41"/>
        </w:sdtContent>
      </w:sdt>
      <w:sdt>
        <w:sdtPr>
          <w:tag w:val="goog_rdk_45"/>
        </w:sdtPr>
        <w:sdtContent>
          <w:commentRangeStart w:id="42"/>
        </w:sdtContent>
      </w:sdt>
      <w:r w:rsidDel="00000000" w:rsidR="00000000" w:rsidRPr="00000000">
        <w:rPr>
          <w:rFonts w:ascii="Times New Roman" w:cs="Times New Roman" w:eastAsia="Times New Roman" w:hAnsi="Times New Roman"/>
          <w:sz w:val="24"/>
          <w:szCs w:val="24"/>
          <w:highlight w:val="yellow"/>
          <w:rtl w:val="0"/>
        </w:rPr>
        <w:t xml:space="preserve">Deaths</w:t>
      </w:r>
      <w:commentRangeEnd w:id="41"/>
      <w:r w:rsidDel="00000000" w:rsidR="00000000" w:rsidRPr="00000000">
        <w:commentReference w:id="41"/>
      </w:r>
      <w:commentRangeEnd w:id="42"/>
      <w:r w:rsidDel="00000000" w:rsidR="00000000" w:rsidRPr="00000000">
        <w:commentReference w:id="42"/>
      </w:r>
      <w:r w:rsidDel="00000000" w:rsidR="00000000" w:rsidRPr="00000000">
        <w:rPr>
          <w:rFonts w:ascii="Times New Roman" w:cs="Times New Roman" w:eastAsia="Times New Roman" w:hAnsi="Times New Roman"/>
          <w:sz w:val="24"/>
          <w:szCs w:val="24"/>
          <w:rtl w:val="0"/>
        </w:rPr>
        <w:t xml:space="preserve">, and SEV from 1990-2019.</w:t>
      </w:r>
    </w:p>
    <w:p w:rsidR="00000000" w:rsidDel="00000000" w:rsidP="00000000" w:rsidRDefault="00000000" w:rsidRPr="00000000" w14:paraId="000000D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8867775" cy="3815674"/>
            <wp:effectExtent b="0" l="0" r="0" t="0"/>
            <wp:docPr id="450" name="image5.jpg"/>
            <a:graphic>
              <a:graphicData uri="http://schemas.openxmlformats.org/drawingml/2006/picture">
                <pic:pic>
                  <pic:nvPicPr>
                    <pic:cNvPr id="0" name="image5.jpg"/>
                    <pic:cNvPicPr preferRelativeResize="0"/>
                  </pic:nvPicPr>
                  <pic:blipFill>
                    <a:blip r:embed="rId13"/>
                    <a:srcRect b="0" l="0" r="0" t="7909"/>
                    <a:stretch>
                      <a:fillRect/>
                    </a:stretch>
                  </pic:blipFill>
                  <pic:spPr>
                    <a:xfrm>
                      <a:off x="0" y="0"/>
                      <a:ext cx="8867775" cy="3815674"/>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DALYs (disability-adjusted life years), YLLs (years of life lost due to premature mortality), YLDs (years of life lived with disability), SEV (Summary Exposure Value)</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Fonts w:ascii="Times New Roman" w:cs="Times New Roman" w:eastAsia="Times New Roman" w:hAnsi="Times New Roman"/>
          <w:sz w:val="24"/>
          <w:szCs w:val="24"/>
          <w:rtl w:val="0"/>
        </w:rPr>
        <w:t xml:space="preserve"> </w:t>
      </w:r>
      <w:sdt>
        <w:sdtPr>
          <w:tag w:val="goog_rdk_46"/>
        </w:sdtPr>
        <w:sdtContent>
          <w:commentRangeStart w:id="43"/>
        </w:sdtContent>
      </w:sdt>
      <w:sdt>
        <w:sdtPr>
          <w:tag w:val="goog_rdk_47"/>
        </w:sdtPr>
        <w:sdtContent>
          <w:commentRangeStart w:id="44"/>
        </w:sdtContent>
      </w:sdt>
      <w:r w:rsidDel="00000000" w:rsidR="00000000" w:rsidRPr="00000000">
        <w:rPr>
          <w:rFonts w:ascii="Times New Roman" w:cs="Times New Roman" w:eastAsia="Times New Roman" w:hAnsi="Times New Roman"/>
          <w:sz w:val="24"/>
          <w:szCs w:val="24"/>
          <w:highlight w:val="yellow"/>
          <w:rtl w:val="0"/>
        </w:rPr>
        <w:t xml:space="preserve">Age-standardised and all ages annualised rate </w:t>
      </w:r>
      <w:commentRangeEnd w:id="43"/>
      <w:r w:rsidDel="00000000" w:rsidR="00000000" w:rsidRPr="00000000">
        <w:commentReference w:id="43"/>
      </w:r>
      <w:commentRangeEnd w:id="44"/>
      <w:r w:rsidDel="00000000" w:rsidR="00000000" w:rsidRPr="00000000">
        <w:commentReference w:id="44"/>
      </w:r>
      <w:r w:rsidDel="00000000" w:rsidR="00000000" w:rsidRPr="00000000">
        <w:rPr>
          <w:rFonts w:ascii="Times New Roman" w:cs="Times New Roman" w:eastAsia="Times New Roman" w:hAnsi="Times New Roman"/>
          <w:sz w:val="24"/>
          <w:szCs w:val="24"/>
          <w:rtl w:val="0"/>
        </w:rPr>
        <w:t xml:space="preserve">of change (%) of DALYs, YLDs, YLLs, Deaths and SEV from 1990-2019 in South America countries. </w:t>
      </w:r>
      <w:r w:rsidDel="00000000" w:rsidR="00000000" w:rsidRPr="00000000">
        <w:rPr>
          <w:rFonts w:ascii="Times New Roman" w:cs="Times New Roman" w:eastAsia="Times New Roman" w:hAnsi="Times New Roman"/>
          <w:b w:val="1"/>
          <w:sz w:val="24"/>
          <w:szCs w:val="24"/>
          <w:highlight w:val="yellow"/>
          <w:rtl w:val="0"/>
        </w:rPr>
        <w:t xml:space="preserve">OBS.: deixar FIGURA 2 OU passar para RESUMO GRÁFICO????</w:t>
      </w:r>
    </w:p>
    <w:p w:rsidR="00000000" w:rsidDel="00000000" w:rsidP="00000000" w:rsidRDefault="00000000" w:rsidRPr="00000000" w14:paraId="000000E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8867775" cy="4969706"/>
            <wp:effectExtent b="0" l="0" r="0" t="0"/>
            <wp:docPr id="452" name="image3.jpg"/>
            <a:graphic>
              <a:graphicData uri="http://schemas.openxmlformats.org/drawingml/2006/picture">
                <pic:pic>
                  <pic:nvPicPr>
                    <pic:cNvPr id="0" name="image3.jpg"/>
                    <pic:cNvPicPr preferRelativeResize="0"/>
                  </pic:nvPicPr>
                  <pic:blipFill>
                    <a:blip r:embed="rId14"/>
                    <a:srcRect b="0" l="0" r="0" t="3912"/>
                    <a:stretch>
                      <a:fillRect/>
                    </a:stretch>
                  </pic:blipFill>
                  <pic:spPr>
                    <a:xfrm>
                      <a:off x="0" y="0"/>
                      <a:ext cx="8867775" cy="4969706"/>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Figure 3.</w:t>
      </w:r>
      <w:r w:rsidDel="00000000" w:rsidR="00000000" w:rsidRPr="00000000">
        <w:rPr>
          <w:rFonts w:ascii="Times New Roman" w:cs="Times New Roman" w:eastAsia="Times New Roman" w:hAnsi="Times New Roman"/>
          <w:sz w:val="24"/>
          <w:szCs w:val="24"/>
          <w:highlight w:val="yellow"/>
          <w:rtl w:val="0"/>
        </w:rPr>
        <w:t xml:space="preserve"> Annual rate of change of DALYs, YLDs, YLLs, deaths and SEV through SDI.</w:t>
      </w:r>
    </w:p>
    <w:p w:rsidR="00000000" w:rsidDel="00000000" w:rsidP="00000000" w:rsidRDefault="00000000" w:rsidRPr="00000000" w14:paraId="000000E2">
      <w:pPr>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9050" distT="19050" distL="19050" distR="19050">
            <wp:extent cx="7347828" cy="5143499"/>
            <wp:effectExtent b="0" l="0" r="0" t="0"/>
            <wp:docPr id="451" name="image2.jpg"/>
            <a:graphic>
              <a:graphicData uri="http://schemas.openxmlformats.org/drawingml/2006/picture">
                <pic:pic>
                  <pic:nvPicPr>
                    <pic:cNvPr id="0" name="image2.jpg"/>
                    <pic:cNvPicPr preferRelativeResize="0"/>
                  </pic:nvPicPr>
                  <pic:blipFill>
                    <a:blip r:embed="rId15"/>
                    <a:srcRect b="0" l="0" r="0" t="0"/>
                    <a:stretch>
                      <a:fillRect/>
                    </a:stretch>
                  </pic:blipFill>
                  <pic:spPr>
                    <a:xfrm>
                      <a:off x="0" y="0"/>
                      <a:ext cx="7347828" cy="514349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FIGURA 4 SOBRE AS LEADING GLOBAL 15 CAUSES (PRINT??) PARA SUPLEMENTAR.  favor conferir se é essa, essa foi um print do gbd, global (nao americas). PRECISAMOS DAS AMÉRICAS.</w:t>
      </w:r>
    </w:p>
    <w:p w:rsidR="00000000" w:rsidDel="00000000" w:rsidP="00000000" w:rsidRDefault="00000000" w:rsidRPr="00000000" w14:paraId="000000E5">
      <w:pPr>
        <w:jc w:val="cente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Pr>
        <w:drawing>
          <wp:inline distB="19050" distT="19050" distL="19050" distR="19050">
            <wp:extent cx="4708099" cy="3573199"/>
            <wp:effectExtent b="0" l="0" r="0" t="0"/>
            <wp:docPr id="454" name="image1.png"/>
            <a:graphic>
              <a:graphicData uri="http://schemas.openxmlformats.org/drawingml/2006/picture">
                <pic:pic>
                  <pic:nvPicPr>
                    <pic:cNvPr id="0" name="image1.png"/>
                    <pic:cNvPicPr preferRelativeResize="0"/>
                  </pic:nvPicPr>
                  <pic:blipFill>
                    <a:blip r:embed="rId16"/>
                    <a:srcRect b="7985" l="33451" r="18067" t="9096"/>
                    <a:stretch>
                      <a:fillRect/>
                    </a:stretch>
                  </pic:blipFill>
                  <pic:spPr>
                    <a:xfrm>
                      <a:off x="0" y="0"/>
                      <a:ext cx="4708099" cy="3573199"/>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Figura 4: Change in SEV in 1990-2019 for risk factors.</w:t>
      </w:r>
    </w:p>
    <w:p w:rsidR="00000000" w:rsidDel="00000000" w:rsidP="00000000" w:rsidRDefault="00000000" w:rsidRPr="00000000" w14:paraId="000000E8">
      <w:pPr>
        <w:jc w:val="center"/>
        <w:rPr>
          <w:rFonts w:ascii="Times New Roman" w:cs="Times New Roman" w:eastAsia="Times New Roman" w:hAnsi="Times New Roman"/>
          <w:sz w:val="24"/>
          <w:szCs w:val="24"/>
        </w:rPr>
        <w:sectPr>
          <w:headerReference r:id="rId17" w:type="default"/>
          <w:type w:val="nextPage"/>
          <w:pgSz w:h="11909" w:w="16834" w:orient="landscape"/>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highlight w:val="yellow"/>
        </w:rPr>
        <w:drawing>
          <wp:inline distB="114300" distT="114300" distL="114300" distR="114300">
            <wp:extent cx="8863200" cy="6210300"/>
            <wp:effectExtent b="0" l="0" r="0" t="0"/>
            <wp:docPr id="453"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886320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sz w:val="24"/>
          <w:szCs w:val="24"/>
        </w:rPr>
      </w:pPr>
      <w:sdt>
        <w:sdtPr>
          <w:tag w:val="goog_rdk_48"/>
        </w:sdtPr>
        <w:sdtContent>
          <w:commentRangeStart w:id="45"/>
        </w:sdtContent>
      </w:sdt>
      <w:sdt>
        <w:sdtPr>
          <w:tag w:val="goog_rdk_49"/>
        </w:sdtPr>
        <w:sdtContent>
          <w:commentRangeStart w:id="46"/>
        </w:sdtContent>
      </w:sdt>
      <w:r w:rsidDel="00000000" w:rsidR="00000000" w:rsidRPr="00000000">
        <w:rPr>
          <w:rFonts w:ascii="Times New Roman" w:cs="Times New Roman" w:eastAsia="Times New Roman" w:hAnsi="Times New Roman"/>
          <w:b w:val="1"/>
          <w:sz w:val="24"/>
          <w:szCs w:val="24"/>
          <w:highlight w:val="yellow"/>
          <w:rtl w:val="0"/>
        </w:rPr>
        <w:t xml:space="preserve">Discussion</w:t>
      </w:r>
      <w:commentRangeEnd w:id="45"/>
      <w:r w:rsidDel="00000000" w:rsidR="00000000" w:rsidRPr="00000000">
        <w:commentReference w:id="45"/>
      </w:r>
      <w:commentRangeEnd w:id="46"/>
      <w:r w:rsidDel="00000000" w:rsidR="00000000" w:rsidRPr="00000000">
        <w:commentReference w:id="46"/>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described the age-standardised rates of deaths, DALYs, YLLs, YLDs, and SEV attributable to HFPG in South American countries from 1990 to 2019. South America´s HFPG burden is significant and heterogeneous across countries. While the age-standardized mortality burden has decreased, the underlying cause of the burden – hyperglycemia – has risen, and the combination of a rising prevalence of this risk factor and falling YLLs is producing a shift in burden from premature mortality to living with incapacity.</w:t>
      </w:r>
    </w:p>
    <w:p w:rsidR="00000000" w:rsidDel="00000000" w:rsidP="00000000" w:rsidRDefault="00000000" w:rsidRPr="00000000" w14:paraId="000000E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Our findings showed increased YLDs and SEVs between 1990 and 2019 in this region. The increase of years lived with a disability is related to the rise in prevalence and reflects the  impact of HFPG on quality of life prior to leading to death. In other words, people are having more HFPG and living longer with it. SEVs evaluate the population exposure to the HFPG and consider the extent of the exposure by risk level and the severity of HFPG. Our results suggest that the prevalence of HFPG and the average population of the HFPG are increasing. The increase in these estimates is related to increased survival and worsening health behaviours. Low physical activity and poor diet are the two most important risk factors that should be targeted for primary prevention of HFPG and diabetes (3,10–13) </w:t>
      </w:r>
      <w:sdt>
        <w:sdtPr>
          <w:tag w:val="goog_rdk_50"/>
        </w:sdtPr>
        <w:sdtContent>
          <w:commentRangeStart w:id="47"/>
        </w:sdtContent>
      </w:sdt>
      <w:r w:rsidDel="00000000" w:rsidR="00000000" w:rsidRPr="00000000">
        <w:rPr>
          <w:b w:val="1"/>
          <w:color w:val="6aa84f"/>
          <w:rtl w:val="0"/>
        </w:rPr>
        <w:t xml:space="preserve">(Cousin E, 2022)</w:t>
      </w:r>
      <w:commentRangeEnd w:id="47"/>
      <w:r w:rsidDel="00000000" w:rsidR="00000000" w:rsidRPr="00000000">
        <w:commentReference w:id="47"/>
      </w:r>
      <w:r w:rsidDel="00000000" w:rsidR="00000000" w:rsidRPr="00000000">
        <w:rPr>
          <w:b w:val="1"/>
          <w:color w:val="ff0000"/>
          <w:rtl w:val="0"/>
        </w:rPr>
        <w:t xml:space="preserve"> </w:t>
      </w:r>
      <w:sdt>
        <w:sdtPr>
          <w:tag w:val="goog_rdk_51"/>
        </w:sdtPr>
        <w:sdtContent>
          <w:commentRangeStart w:id="48"/>
        </w:sdtContent>
      </w:sdt>
      <w:r w:rsidDel="00000000" w:rsidR="00000000" w:rsidRPr="00000000">
        <w:rPr>
          <w:b w:val="1"/>
          <w:color w:val="6aa84f"/>
          <w:rtl w:val="0"/>
        </w:rPr>
        <w:t xml:space="preserve">(Danaei G, 2011)</w:t>
      </w:r>
      <w:commentRangeEnd w:id="48"/>
      <w:r w:rsidDel="00000000" w:rsidR="00000000" w:rsidRPr="00000000">
        <w:commentReference w:id="48"/>
      </w:r>
      <w:r w:rsidDel="00000000" w:rsidR="00000000" w:rsidRPr="00000000">
        <w:rPr>
          <w:b w:val="1"/>
          <w:color w:val="ff0000"/>
          <w:rtl w:val="0"/>
        </w:rPr>
        <w:t xml:space="preserve"> </w:t>
      </w:r>
      <w:sdt>
        <w:sdtPr>
          <w:tag w:val="goog_rdk_52"/>
        </w:sdtPr>
        <w:sdtContent>
          <w:commentRangeStart w:id="49"/>
        </w:sdtContent>
      </w:sdt>
      <w:r w:rsidDel="00000000" w:rsidR="00000000" w:rsidRPr="00000000">
        <w:rPr>
          <w:b w:val="1"/>
          <w:color w:val="6aa84f"/>
          <w:rtl w:val="0"/>
        </w:rPr>
        <w:t xml:space="preserve">(PAHO, 2015)</w:t>
      </w:r>
      <w:commentRangeEnd w:id="49"/>
      <w:r w:rsidDel="00000000" w:rsidR="00000000" w:rsidRPr="00000000">
        <w:commentReference w:id="49"/>
      </w:r>
      <w:r w:rsidDel="00000000" w:rsidR="00000000" w:rsidRPr="00000000">
        <w:rPr>
          <w:b w:val="1"/>
          <w:color w:val="ff0000"/>
          <w:rtl w:val="0"/>
        </w:rPr>
        <w:t xml:space="preserve"> </w:t>
      </w:r>
      <w:sdt>
        <w:sdtPr>
          <w:tag w:val="goog_rdk_53"/>
        </w:sdtPr>
        <w:sdtContent>
          <w:commentRangeStart w:id="50"/>
        </w:sdtContent>
      </w:sdt>
      <w:r w:rsidDel="00000000" w:rsidR="00000000" w:rsidRPr="00000000">
        <w:rPr>
          <w:b w:val="1"/>
          <w:color w:val="6aa84f"/>
          <w:rtl w:val="0"/>
        </w:rPr>
        <w:t xml:space="preserve">(Capewell S, 2018)</w:t>
      </w:r>
      <w:commentRangeEnd w:id="50"/>
      <w:r w:rsidDel="00000000" w:rsidR="00000000" w:rsidRPr="00000000">
        <w:commentReference w:id="50"/>
      </w:r>
      <w:r w:rsidDel="00000000" w:rsidR="00000000" w:rsidRPr="00000000">
        <w:rPr>
          <w:b w:val="1"/>
          <w:color w:val="ff0000"/>
          <w:rtl w:val="0"/>
        </w:rPr>
        <w:t xml:space="preserve"> </w:t>
      </w:r>
      <w:sdt>
        <w:sdtPr>
          <w:tag w:val="goog_rdk_54"/>
        </w:sdtPr>
        <w:sdtContent>
          <w:commentRangeStart w:id="51"/>
        </w:sdtContent>
      </w:sdt>
      <w:r w:rsidDel="00000000" w:rsidR="00000000" w:rsidRPr="00000000">
        <w:rPr>
          <w:b w:val="1"/>
          <w:color w:val="6aa84f"/>
          <w:rtl w:val="0"/>
        </w:rPr>
        <w:t xml:space="preserve">(Duncan BB, 2017)</w:t>
      </w:r>
      <w:commentRangeEnd w:id="51"/>
      <w:r w:rsidDel="00000000" w:rsidR="00000000" w:rsidRPr="00000000">
        <w:commentReference w:id="51"/>
      </w:r>
      <w:r w:rsidDel="00000000" w:rsidR="00000000" w:rsidRPr="00000000">
        <w:rPr>
          <w:rFonts w:ascii="Times New Roman" w:cs="Times New Roman" w:eastAsia="Times New Roman" w:hAnsi="Times New Roman"/>
          <w:sz w:val="24"/>
          <w:szCs w:val="24"/>
          <w:rtl w:val="0"/>
        </w:rPr>
        <w:t xml:space="preserve">. The cost-effectiveness of health-style interventions has been proven favourable to health systems (14) </w:t>
      </w:r>
      <w:r w:rsidDel="00000000" w:rsidR="00000000" w:rsidRPr="00000000">
        <w:rPr>
          <w:rFonts w:ascii="Times New Roman" w:cs="Times New Roman" w:eastAsia="Times New Roman" w:hAnsi="Times New Roman"/>
          <w:b w:val="1"/>
          <w:color w:val="00b050"/>
          <w:sz w:val="24"/>
          <w:szCs w:val="24"/>
          <w:rtl w:val="0"/>
        </w:rPr>
        <w:t xml:space="preserve">(</w:t>
      </w:r>
      <w:r w:rsidDel="00000000" w:rsidR="00000000" w:rsidRPr="00000000">
        <w:rPr>
          <w:b w:val="1"/>
          <w:color w:val="00b050"/>
          <w:rtl w:val="0"/>
        </w:rPr>
        <w:t xml:space="preserve">Roberts S, 2018</w:t>
      </w:r>
      <w:r w:rsidDel="00000000" w:rsidR="00000000" w:rsidRPr="00000000">
        <w:rPr>
          <w:rFonts w:ascii="Times New Roman" w:cs="Times New Roman" w:eastAsia="Times New Roman" w:hAnsi="Times New Roman"/>
          <w:b w:val="1"/>
          <w:color w:val="00b05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Dietary factors are important causes of DALYs worldwide (15) </w:t>
      </w:r>
      <w:sdt>
        <w:sdtPr>
          <w:tag w:val="goog_rdk_55"/>
        </w:sdtPr>
        <w:sdtContent>
          <w:commentRangeStart w:id="52"/>
        </w:sdtContent>
      </w:sdt>
      <w:r w:rsidDel="00000000" w:rsidR="00000000" w:rsidRPr="00000000">
        <w:rPr>
          <w:rFonts w:ascii="Times New Roman" w:cs="Times New Roman" w:eastAsia="Times New Roman" w:hAnsi="Times New Roman"/>
          <w:b w:val="1"/>
          <w:color w:val="6aa84f"/>
          <w:sz w:val="24"/>
          <w:szCs w:val="24"/>
          <w:rtl w:val="0"/>
        </w:rPr>
        <w:t xml:space="preserve">(</w:t>
      </w:r>
      <w:r w:rsidDel="00000000" w:rsidR="00000000" w:rsidRPr="00000000">
        <w:rPr>
          <w:b w:val="1"/>
          <w:color w:val="6aa84f"/>
          <w:rtl w:val="0"/>
        </w:rPr>
        <w:t xml:space="preserve">Afshin A, 2019</w:t>
      </w:r>
      <w:r w:rsidDel="00000000" w:rsidR="00000000" w:rsidRPr="00000000">
        <w:rPr>
          <w:rFonts w:ascii="Times New Roman" w:cs="Times New Roman" w:eastAsia="Times New Roman" w:hAnsi="Times New Roman"/>
          <w:b w:val="1"/>
          <w:color w:val="6aa84f"/>
          <w:sz w:val="24"/>
          <w:szCs w:val="24"/>
          <w:rtl w:val="0"/>
        </w:rPr>
        <w:t xml:space="preserve">)</w:t>
      </w:r>
      <w:commentRangeEnd w:id="52"/>
      <w:r w:rsidDel="00000000" w:rsidR="00000000" w:rsidRPr="00000000">
        <w:commentReference w:id="52"/>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behavioral and metabolic risk factors leading up to HFPG and diabetes increased markedly over the 1990-2019 period in Brazil, with special regard to high body mass index </w:t>
      </w:r>
      <w:r w:rsidDel="00000000" w:rsidR="00000000" w:rsidRPr="00000000">
        <w:rPr>
          <w:rFonts w:ascii="Times New Roman" w:cs="Times New Roman" w:eastAsia="Times New Roman" w:hAnsi="Times New Roman"/>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w:t>
      </w:r>
      <w:sdt>
        <w:sdtPr>
          <w:tag w:val="goog_rdk_56"/>
        </w:sdtPr>
        <w:sdtContent>
          <w:commentRangeStart w:id="53"/>
        </w:sdtContent>
      </w:sdt>
      <w:sdt>
        <w:sdtPr>
          <w:tag w:val="goog_rdk_57"/>
        </w:sdtPr>
        <w:sdtContent>
          <w:commentRangeStart w:id="54"/>
        </w:sdtContent>
      </w:sdt>
      <w:r w:rsidDel="00000000" w:rsidR="00000000" w:rsidRPr="00000000">
        <w:rPr>
          <w:rFonts w:ascii="Times New Roman" w:cs="Times New Roman" w:eastAsia="Times New Roman" w:hAnsi="Times New Roman"/>
          <w:b w:val="1"/>
          <w:color w:val="38761d"/>
          <w:sz w:val="24"/>
          <w:szCs w:val="24"/>
          <w:rtl w:val="0"/>
        </w:rPr>
        <w:t xml:space="preserve">(Stein C, 2022)</w:t>
      </w:r>
      <w:commentRangeEnd w:id="53"/>
      <w:r w:rsidDel="00000000" w:rsidR="00000000" w:rsidRPr="00000000">
        <w:commentReference w:id="53"/>
      </w:r>
      <w:commentRangeEnd w:id="54"/>
      <w:r w:rsidDel="00000000" w:rsidR="00000000" w:rsidRPr="00000000">
        <w:commentReference w:id="54"/>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ED">
      <w:pPr>
        <w:spacing w:before="240" w:lineRule="auto"/>
        <w:jc w:val="both"/>
        <w:rPr>
          <w:rFonts w:ascii="Times New Roman" w:cs="Times New Roman" w:eastAsia="Times New Roman" w:hAnsi="Times New Roman"/>
          <w:color w:val="6aa84f"/>
          <w:sz w:val="24"/>
          <w:szCs w:val="24"/>
          <w:shd w:fill="b6d7a8" w:val="clear"/>
        </w:rPr>
      </w:pPr>
      <w:r w:rsidDel="00000000" w:rsidR="00000000" w:rsidRPr="00000000">
        <w:rPr>
          <w:rFonts w:ascii="Times New Roman" w:cs="Times New Roman" w:eastAsia="Times New Roman" w:hAnsi="Times New Roman"/>
          <w:sz w:val="24"/>
          <w:szCs w:val="24"/>
          <w:highlight w:val="white"/>
          <w:rtl w:val="0"/>
        </w:rPr>
        <w:tab/>
        <w:t xml:space="preserve">The Pan American Health Organization (PAHO) - the regional office for the World Health Organization (WHO) - has been applying the Country Capacity Survey, to assess the preparedness of the countries in various aspects. Pertaining to non communicable diseases, there is access to risk factors data, such as those leading to diabetes. Of the analysed countries in this article, only three (Brazil, Argentina and Chile) had specific diabetes policy, strategy, or national action plan. That comes to show that there might be little structured preventive strategies to combat this disease. On the other hand, the majority of the countries had essential diabetes medicines readily available, as well as guidelines, protocols or standards of care for diabetes treatment. That is, there is little incentive to decrease the disease deflagration, but many resources to deal with it, increasing its prevalence and the time spent with the disease and its associated disabilities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24"/>
          <w:szCs w:val="24"/>
          <w:highlight w:val="white"/>
          <w:rtl w:val="0"/>
        </w:rPr>
        <w:t xml:space="preserve"> </w:t>
      </w:r>
      <w:sdt>
        <w:sdtPr>
          <w:tag w:val="goog_rdk_58"/>
        </w:sdtPr>
        <w:sdtContent>
          <w:commentRangeStart w:id="55"/>
        </w:sdtContent>
      </w:sdt>
      <w:r w:rsidDel="00000000" w:rsidR="00000000" w:rsidRPr="00000000">
        <w:rPr>
          <w:rFonts w:ascii="Times New Roman" w:cs="Times New Roman" w:eastAsia="Times New Roman" w:hAnsi="Times New Roman"/>
          <w:b w:val="1"/>
          <w:color w:val="6aa84f"/>
          <w:sz w:val="24"/>
          <w:szCs w:val="24"/>
          <w:shd w:fill="b6d7a8" w:val="clear"/>
          <w:rtl w:val="0"/>
        </w:rPr>
        <w:t xml:space="preserve">(PAHO Snap)</w:t>
      </w:r>
      <w:commentRangeEnd w:id="55"/>
      <w:r w:rsidDel="00000000" w:rsidR="00000000" w:rsidRPr="00000000">
        <w:commentReference w:id="55"/>
      </w:r>
      <w:r w:rsidDel="00000000" w:rsidR="00000000" w:rsidRPr="00000000">
        <w:rPr>
          <w:rFonts w:ascii="Times New Roman" w:cs="Times New Roman" w:eastAsia="Times New Roman" w:hAnsi="Times New Roman"/>
          <w:color w:val="6aa84f"/>
          <w:sz w:val="24"/>
          <w:szCs w:val="24"/>
          <w:shd w:fill="b6d7a8" w:val="clear"/>
          <w:rtl w:val="0"/>
        </w:rPr>
        <w:t xml:space="preserve">.</w:t>
      </w:r>
    </w:p>
    <w:p w:rsidR="00000000" w:rsidDel="00000000" w:rsidP="00000000" w:rsidRDefault="00000000" w:rsidRPr="00000000" w14:paraId="000000EE">
      <w:pPr>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Guyana, Suriname, and Venezuela had the highest DALY values. In contrast, the lowest were found in Peru, Uruguay and Chile. However, the annual rate of change of DALYs, YLLs, YLDs, deaths, and SEV over</w:t>
      </w:r>
      <w:sdt>
        <w:sdtPr>
          <w:tag w:val="goog_rdk_59"/>
        </w:sdtPr>
        <w:sdtContent>
          <w:ins w:author="Bruce Duncan" w:id="1" w:date="2023-08-31T16:20:00Z">
            <w:r w:rsidDel="00000000" w:rsidR="00000000" w:rsidRPr="00000000">
              <w:rPr>
                <w:rFonts w:ascii="Times New Roman" w:cs="Times New Roman" w:eastAsia="Times New Roman" w:hAnsi="Times New Roman"/>
                <w:sz w:val="24"/>
                <w:szCs w:val="24"/>
                <w:rtl w:val="0"/>
              </w:rPr>
              <w:t xml:space="preserve"> </w:t>
            </w:r>
          </w:ins>
        </w:sdtContent>
      </w:sdt>
      <w:r w:rsidDel="00000000" w:rsidR="00000000" w:rsidRPr="00000000">
        <w:rPr>
          <w:rFonts w:ascii="Times New Roman" w:cs="Times New Roman" w:eastAsia="Times New Roman" w:hAnsi="Times New Roman"/>
          <w:sz w:val="24"/>
          <w:szCs w:val="24"/>
          <w:rtl w:val="0"/>
        </w:rPr>
        <w:t xml:space="preserve">time showed a shrinking </w:t>
      </w:r>
      <w:sdt>
        <w:sdtPr>
          <w:tag w:val="goog_rdk_60"/>
        </w:sdtPr>
        <w:sdtContent>
          <w:commentRangeStart w:id="56"/>
        </w:sdtContent>
      </w:sdt>
      <w:sdt>
        <w:sdtPr>
          <w:tag w:val="goog_rdk_61"/>
        </w:sdtPr>
        <w:sdtContent>
          <w:commentRangeStart w:id="57"/>
        </w:sdtContent>
      </w:sdt>
      <w:r w:rsidDel="00000000" w:rsidR="00000000" w:rsidRPr="00000000">
        <w:rPr>
          <w:rFonts w:ascii="Times New Roman" w:cs="Times New Roman" w:eastAsia="Times New Roman" w:hAnsi="Times New Roman"/>
          <w:sz w:val="24"/>
          <w:szCs w:val="24"/>
          <w:highlight w:val="yellow"/>
          <w:rtl w:val="0"/>
        </w:rPr>
        <w:t xml:space="preserve">burden</w:t>
      </w:r>
      <w:commentRangeEnd w:id="56"/>
      <w:r w:rsidDel="00000000" w:rsidR="00000000" w:rsidRPr="00000000">
        <w:commentReference w:id="56"/>
      </w:r>
      <w:commentRangeEnd w:id="57"/>
      <w:r w:rsidDel="00000000" w:rsidR="00000000" w:rsidRPr="00000000">
        <w:commentReference w:id="57"/>
      </w:r>
      <w:r w:rsidDel="00000000" w:rsidR="00000000" w:rsidRPr="00000000">
        <w:rPr>
          <w:rFonts w:ascii="Times New Roman" w:cs="Times New Roman" w:eastAsia="Times New Roman" w:hAnsi="Times New Roman"/>
          <w:sz w:val="24"/>
          <w:szCs w:val="24"/>
          <w:rtl w:val="0"/>
        </w:rPr>
        <w:t xml:space="preserve"> in Brazil, Colombia, and Guyana for DALYs, YLLs, and deaths in Argentina, Brazil, Chile, Colombia, Guyana, and Peru. All the countries have a growing burden for YLDs and SEV. These results show the importance of a public policy aimed at preventing HFPG and specific to the different countries of South America. These results could be associated with economic development and the health structures offered in these countries. However, most do not provide a national public health system with excellent coverage.</w:t>
      </w:r>
    </w:p>
    <w:p w:rsidR="00000000" w:rsidDel="00000000" w:rsidP="00000000" w:rsidRDefault="00000000" w:rsidRPr="00000000" w14:paraId="000000F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Furthermore, there was no clear association between the age-standardised deaths, DALYs, YLLs, YLDs, and SEV rate and the annual rate of change in SDI from 1990-2019. Previous studies have demonstrated an inverse correlation between DALYs from HFPG and SDI levels (2) </w:t>
      </w:r>
      <w:sdt>
        <w:sdtPr>
          <w:tag w:val="goog_rdk_62"/>
        </w:sdtPr>
        <w:sdtContent>
          <w:commentRangeStart w:id="58"/>
        </w:sdtContent>
      </w:sdt>
      <w:r w:rsidDel="00000000" w:rsidR="00000000" w:rsidRPr="00000000">
        <w:rPr>
          <w:rFonts w:ascii="Times New Roman" w:cs="Times New Roman" w:eastAsia="Times New Roman" w:hAnsi="Times New Roman"/>
          <w:b w:val="1"/>
          <w:color w:val="6aa84f"/>
          <w:sz w:val="24"/>
          <w:szCs w:val="24"/>
          <w:rtl w:val="0"/>
        </w:rPr>
        <w:t xml:space="preserve">(</w:t>
      </w:r>
      <w:r w:rsidDel="00000000" w:rsidR="00000000" w:rsidRPr="00000000">
        <w:rPr>
          <w:b w:val="1"/>
          <w:color w:val="6aa84f"/>
          <w:rtl w:val="0"/>
        </w:rPr>
        <w:t xml:space="preserve">Liang R, 2022)</w:t>
      </w:r>
      <w:commentRangeEnd w:id="58"/>
      <w:r w:rsidDel="00000000" w:rsidR="00000000" w:rsidRPr="00000000">
        <w:commentReference w:id="58"/>
      </w:r>
      <w:r w:rsidDel="00000000" w:rsidR="00000000" w:rsidRPr="00000000">
        <w:rPr>
          <w:rFonts w:ascii="Times New Roman" w:cs="Times New Roman" w:eastAsia="Times New Roman" w:hAnsi="Times New Roman"/>
          <w:sz w:val="24"/>
          <w:szCs w:val="24"/>
          <w:rtl w:val="0"/>
        </w:rPr>
        <w:t xml:space="preserve">. A possible justification for these differences could be that our data included only South American countries. It seems to be a trans populational phenomenon in South American countries that everybody is susceptible to regardless of the level of development one's in. In previous studies, the DALYs of stroke attributable to HFPG were higher in lower SDI countries (18) </w:t>
      </w:r>
      <w:sdt>
        <w:sdtPr>
          <w:tag w:val="goog_rdk_63"/>
        </w:sdtPr>
        <w:sdtContent>
          <w:commentRangeStart w:id="59"/>
        </w:sdtContent>
      </w:sdt>
      <w:r w:rsidDel="00000000" w:rsidR="00000000" w:rsidRPr="00000000">
        <w:rPr>
          <w:rFonts w:ascii="Times New Roman" w:cs="Times New Roman" w:eastAsia="Times New Roman" w:hAnsi="Times New Roman"/>
          <w:b w:val="1"/>
          <w:color w:val="6aa84f"/>
          <w:sz w:val="24"/>
          <w:szCs w:val="24"/>
          <w:rtl w:val="0"/>
        </w:rPr>
        <w:t xml:space="preserve">(</w:t>
      </w:r>
      <w:r w:rsidDel="00000000" w:rsidR="00000000" w:rsidRPr="00000000">
        <w:rPr>
          <w:b w:val="1"/>
          <w:color w:val="6aa84f"/>
          <w:rtl w:val="0"/>
        </w:rPr>
        <w:t xml:space="preserve">Liu Y, 2022</w:t>
      </w:r>
      <w:r w:rsidDel="00000000" w:rsidR="00000000" w:rsidRPr="00000000">
        <w:rPr>
          <w:rFonts w:ascii="Times New Roman" w:cs="Times New Roman" w:eastAsia="Times New Roman" w:hAnsi="Times New Roman"/>
          <w:b w:val="1"/>
          <w:color w:val="6aa84f"/>
          <w:sz w:val="24"/>
          <w:szCs w:val="24"/>
          <w:rtl w:val="0"/>
        </w:rPr>
        <w:t xml:space="preserve">)</w:t>
      </w:r>
      <w:commentRangeEnd w:id="59"/>
      <w:r w:rsidDel="00000000" w:rsidR="00000000" w:rsidRPr="00000000">
        <w:commentReference w:id="59"/>
      </w:r>
      <w:r w:rsidDel="00000000" w:rsidR="00000000" w:rsidRPr="00000000">
        <w:rPr>
          <w:rFonts w:ascii="Times New Roman" w:cs="Times New Roman" w:eastAsia="Times New Roman" w:hAnsi="Times New Roman"/>
          <w:sz w:val="24"/>
          <w:szCs w:val="24"/>
          <w:rtl w:val="0"/>
        </w:rPr>
        <w:t xml:space="preserve">. In contrast, NASH-related liver cancer has increased in the last decades also in regions with  high SDI (19) </w:t>
      </w:r>
      <w:sdt>
        <w:sdtPr>
          <w:tag w:val="goog_rdk_64"/>
        </w:sdtPr>
        <w:sdtContent>
          <w:commentRangeStart w:id="60"/>
        </w:sdtContent>
      </w:sdt>
      <w:r w:rsidDel="00000000" w:rsidR="00000000" w:rsidRPr="00000000">
        <w:rPr>
          <w:rFonts w:ascii="Times New Roman" w:cs="Times New Roman" w:eastAsia="Times New Roman" w:hAnsi="Times New Roman"/>
          <w:b w:val="1"/>
          <w:color w:val="6aa84f"/>
          <w:sz w:val="24"/>
          <w:szCs w:val="24"/>
          <w:rtl w:val="0"/>
        </w:rPr>
        <w:t xml:space="preserve">(</w:t>
      </w:r>
      <w:r w:rsidDel="00000000" w:rsidR="00000000" w:rsidRPr="00000000">
        <w:rPr>
          <w:b w:val="1"/>
          <w:color w:val="6aa84f"/>
          <w:rtl w:val="0"/>
        </w:rPr>
        <w:t xml:space="preserve">Li Z, 2023</w:t>
      </w:r>
      <w:r w:rsidDel="00000000" w:rsidR="00000000" w:rsidRPr="00000000">
        <w:rPr>
          <w:rFonts w:ascii="Times New Roman" w:cs="Times New Roman" w:eastAsia="Times New Roman" w:hAnsi="Times New Roman"/>
          <w:b w:val="1"/>
          <w:color w:val="6aa84f"/>
          <w:sz w:val="24"/>
          <w:szCs w:val="24"/>
          <w:rtl w:val="0"/>
        </w:rPr>
        <w:t xml:space="preserve">)</w:t>
      </w:r>
      <w:commentRangeEnd w:id="60"/>
      <w:r w:rsidDel="00000000" w:rsidR="00000000" w:rsidRPr="00000000">
        <w:commentReference w:id="60"/>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1">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sequelae and adverse outcomes that stem from HFPG have personal and public costs. The longstanding association between HFPG and cancer is an example. People with HFPG and diabetes consistently have a higher risk of total mortality (20) </w:t>
      </w:r>
      <w:sdt>
        <w:sdtPr>
          <w:tag w:val="goog_rdk_65"/>
        </w:sdtPr>
        <w:sdtContent>
          <w:commentRangeStart w:id="61"/>
        </w:sdtContent>
      </w:sdt>
      <w:r w:rsidDel="00000000" w:rsidR="00000000" w:rsidRPr="00000000">
        <w:rPr>
          <w:rFonts w:ascii="Times New Roman" w:cs="Times New Roman" w:eastAsia="Times New Roman" w:hAnsi="Times New Roman"/>
          <w:b w:val="1"/>
          <w:color w:val="6aa84f"/>
          <w:sz w:val="24"/>
          <w:szCs w:val="24"/>
          <w:rtl w:val="0"/>
        </w:rPr>
        <w:t xml:space="preserve">(</w:t>
      </w:r>
      <w:r w:rsidDel="00000000" w:rsidR="00000000" w:rsidRPr="00000000">
        <w:rPr>
          <w:b w:val="1"/>
          <w:color w:val="6aa84f"/>
          <w:rtl w:val="0"/>
        </w:rPr>
        <w:t xml:space="preserve">Wu M, 2021</w:t>
      </w:r>
      <w:r w:rsidDel="00000000" w:rsidR="00000000" w:rsidRPr="00000000">
        <w:rPr>
          <w:rFonts w:ascii="Times New Roman" w:cs="Times New Roman" w:eastAsia="Times New Roman" w:hAnsi="Times New Roman"/>
          <w:b w:val="1"/>
          <w:color w:val="6aa84f"/>
          <w:sz w:val="24"/>
          <w:szCs w:val="24"/>
          <w:rtl w:val="0"/>
        </w:rPr>
        <w:t xml:space="preserve">)</w:t>
      </w:r>
      <w:commentRangeEnd w:id="61"/>
      <w:r w:rsidDel="00000000" w:rsidR="00000000" w:rsidRPr="00000000">
        <w:commentReference w:id="61"/>
      </w:r>
      <w:r w:rsidDel="00000000" w:rsidR="00000000" w:rsidRPr="00000000">
        <w:rPr>
          <w:rFonts w:ascii="Times New Roman" w:cs="Times New Roman" w:eastAsia="Times New Roman" w:hAnsi="Times New Roman"/>
          <w:sz w:val="24"/>
          <w:szCs w:val="24"/>
          <w:rtl w:val="0"/>
        </w:rPr>
        <w:t xml:space="preserve">. The burden spreads also to non-neoplastic diseases, such as stroke. The global age-standardised rate of DALY attributable to HFPG stroke did not decline significantly from 1990-2019, mainly affecting people over 50 (18) </w:t>
      </w:r>
      <w:sdt>
        <w:sdtPr>
          <w:tag w:val="goog_rdk_66"/>
        </w:sdtPr>
        <w:sdtContent>
          <w:commentRangeStart w:id="62"/>
        </w:sdtContent>
      </w:sdt>
      <w:r w:rsidDel="00000000" w:rsidR="00000000" w:rsidRPr="00000000">
        <w:rPr>
          <w:rFonts w:ascii="Times New Roman" w:cs="Times New Roman" w:eastAsia="Times New Roman" w:hAnsi="Times New Roman"/>
          <w:b w:val="1"/>
          <w:color w:val="6aa84f"/>
          <w:sz w:val="24"/>
          <w:szCs w:val="24"/>
          <w:rtl w:val="0"/>
        </w:rPr>
        <w:t xml:space="preserve">(</w:t>
      </w:r>
      <w:r w:rsidDel="00000000" w:rsidR="00000000" w:rsidRPr="00000000">
        <w:rPr>
          <w:b w:val="1"/>
          <w:color w:val="6aa84f"/>
          <w:rtl w:val="0"/>
        </w:rPr>
        <w:t xml:space="preserve">Liu Y, 2022</w:t>
      </w:r>
      <w:r w:rsidDel="00000000" w:rsidR="00000000" w:rsidRPr="00000000">
        <w:rPr>
          <w:rFonts w:ascii="Times New Roman" w:cs="Times New Roman" w:eastAsia="Times New Roman" w:hAnsi="Times New Roman"/>
          <w:b w:val="1"/>
          <w:color w:val="6aa84f"/>
          <w:sz w:val="24"/>
          <w:szCs w:val="24"/>
          <w:rtl w:val="0"/>
        </w:rPr>
        <w:t xml:space="preserve">)</w:t>
      </w:r>
      <w:commentRangeEnd w:id="62"/>
      <w:r w:rsidDel="00000000" w:rsidR="00000000" w:rsidRPr="00000000">
        <w:commentReference w:id="62"/>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2">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is not free of limitations. The main limitation of the GBD assessment of the burden of diseases and injuries is lack of </w:t>
      </w:r>
      <w:sdt>
        <w:sdtPr>
          <w:tag w:val="goog_rdk_67"/>
        </w:sdtPr>
        <w:sdtContent>
          <w:commentRangeStart w:id="63"/>
        </w:sdtContent>
      </w:sdt>
      <w:sdt>
        <w:sdtPr>
          <w:tag w:val="goog_rdk_68"/>
        </w:sdtPr>
        <w:sdtContent>
          <w:commentRangeStart w:id="64"/>
        </w:sdtContent>
      </w:sdt>
      <w:r w:rsidDel="00000000" w:rsidR="00000000" w:rsidRPr="00000000">
        <w:rPr>
          <w:rFonts w:ascii="Times New Roman" w:cs="Times New Roman" w:eastAsia="Times New Roman" w:hAnsi="Times New Roman"/>
          <w:sz w:val="24"/>
          <w:szCs w:val="24"/>
          <w:highlight w:val="yellow"/>
          <w:rtl w:val="0"/>
        </w:rPr>
        <w:t xml:space="preserve">data</w:t>
      </w:r>
      <w:commentRangeEnd w:id="63"/>
      <w:r w:rsidDel="00000000" w:rsidR="00000000" w:rsidRPr="00000000">
        <w:commentReference w:id="63"/>
      </w:r>
      <w:commentRangeEnd w:id="64"/>
      <w:r w:rsidDel="00000000" w:rsidR="00000000" w:rsidRPr="00000000">
        <w:commentReference w:id="64"/>
      </w:r>
      <w:r w:rsidDel="00000000" w:rsidR="00000000" w:rsidRPr="00000000">
        <w:rPr>
          <w:rFonts w:ascii="Times New Roman" w:cs="Times New Roman" w:eastAsia="Times New Roman" w:hAnsi="Times New Roman"/>
          <w:sz w:val="24"/>
          <w:szCs w:val="24"/>
          <w:rtl w:val="0"/>
        </w:rPr>
        <w:t xml:space="preserve">. Where data are minimal, the results hang on the predictive validity of the modelling attempts. Considering the differences found between the countries of South America, there may be differences between different regions and states of each country. More specific data could further direct the public health policies of each country. </w:t>
      </w:r>
    </w:p>
    <w:p w:rsidR="00000000" w:rsidDel="00000000" w:rsidP="00000000" w:rsidRDefault="00000000" w:rsidRPr="00000000" w14:paraId="000000F3">
      <w:pPr>
        <w:spacing w:befor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hd w:fill="f2f2f2" w:val="clear"/>
        <w:spacing w:before="240" w:lineRule="auto"/>
        <w:jc w:val="both"/>
        <w:rPr>
          <w:rFonts w:ascii="Times New Roman" w:cs="Times New Roman" w:eastAsia="Times New Roman" w:hAnsi="Times New Roman"/>
          <w:b w:val="1"/>
          <w:sz w:val="24"/>
          <w:szCs w:val="24"/>
          <w:shd w:fill="93c47d" w:val="clear"/>
        </w:rPr>
      </w:pPr>
      <w:r w:rsidDel="00000000" w:rsidR="00000000" w:rsidRPr="00000000">
        <w:rPr>
          <w:rFonts w:ascii="Times New Roman" w:cs="Times New Roman" w:eastAsia="Times New Roman" w:hAnsi="Times New Roman"/>
          <w:b w:val="1"/>
          <w:sz w:val="24"/>
          <w:szCs w:val="24"/>
          <w:shd w:fill="93c47d" w:val="clear"/>
          <w:rtl w:val="0"/>
        </w:rPr>
        <w:t xml:space="preserve">Conclusion</w:t>
      </w:r>
    </w:p>
    <w:p w:rsidR="00000000" w:rsidDel="00000000" w:rsidP="00000000" w:rsidRDefault="00000000" w:rsidRPr="00000000" w14:paraId="000000F5">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 America's </w:t>
      </w:r>
      <w:sdt>
        <w:sdtPr>
          <w:tag w:val="goog_rdk_69"/>
        </w:sdtPr>
        <w:sdtContent>
          <w:commentRangeStart w:id="65"/>
        </w:sdtContent>
      </w:sdt>
      <w:sdt>
        <w:sdtPr>
          <w:tag w:val="goog_rdk_70"/>
        </w:sdtPr>
        <w:sdtContent>
          <w:commentRangeStart w:id="66"/>
        </w:sdtContent>
      </w:sdt>
      <w:r w:rsidDel="00000000" w:rsidR="00000000" w:rsidRPr="00000000">
        <w:rPr>
          <w:rFonts w:ascii="Times New Roman" w:cs="Times New Roman" w:eastAsia="Times New Roman" w:hAnsi="Times New Roman"/>
          <w:sz w:val="24"/>
          <w:szCs w:val="24"/>
          <w:highlight w:val="yellow"/>
          <w:rtl w:val="0"/>
        </w:rPr>
        <w:t xml:space="preserve">high</w:t>
      </w:r>
      <w:commentRangeEnd w:id="65"/>
      <w:r w:rsidDel="00000000" w:rsidR="00000000" w:rsidRPr="00000000">
        <w:commentReference w:id="65"/>
      </w:r>
      <w:commentRangeEnd w:id="66"/>
      <w:r w:rsidDel="00000000" w:rsidR="00000000" w:rsidRPr="00000000">
        <w:commentReference w:id="66"/>
      </w:r>
      <w:r w:rsidDel="00000000" w:rsidR="00000000" w:rsidRPr="00000000">
        <w:rPr>
          <w:rFonts w:ascii="Times New Roman" w:cs="Times New Roman" w:eastAsia="Times New Roman" w:hAnsi="Times New Roman"/>
          <w:sz w:val="24"/>
          <w:szCs w:val="24"/>
          <w:rtl w:val="0"/>
        </w:rPr>
        <w:t xml:space="preserve"> fasting plasma glucose burden is significant and heterogeneous across countries. </w:t>
      </w:r>
      <w:r w:rsidDel="00000000" w:rsidR="00000000" w:rsidRPr="00000000">
        <w:rPr>
          <w:rFonts w:ascii="Times New Roman" w:cs="Times New Roman" w:eastAsia="Times New Roman" w:hAnsi="Times New Roman"/>
          <w:strike w:val="1"/>
          <w:sz w:val="24"/>
          <w:szCs w:val="24"/>
          <w:highlight w:val="yellow"/>
          <w:rtl w:val="0"/>
        </w:rPr>
        <w:t xml:space="preserve">Besides, there has been an increase in years of living with disability in these countries.</w:t>
      </w:r>
      <w:r w:rsidDel="00000000" w:rsidR="00000000" w:rsidRPr="00000000">
        <w:rPr>
          <w:rFonts w:ascii="Times New Roman" w:cs="Times New Roman" w:eastAsia="Times New Roman" w:hAnsi="Times New Roman"/>
          <w:sz w:val="24"/>
          <w:szCs w:val="24"/>
          <w:rtl w:val="0"/>
        </w:rPr>
        <w:t xml:space="preserve"> The burden of HFPG </w:t>
      </w:r>
      <w:r w:rsidDel="00000000" w:rsidR="00000000" w:rsidRPr="00000000">
        <w:rPr>
          <w:rFonts w:ascii="Times New Roman" w:cs="Times New Roman" w:eastAsia="Times New Roman" w:hAnsi="Times New Roman"/>
          <w:strike w:val="1"/>
          <w:sz w:val="24"/>
          <w:szCs w:val="24"/>
          <w:highlight w:val="yellow"/>
          <w:rtl w:val="0"/>
        </w:rPr>
        <w:t xml:space="preserve">high fasting plasma glucose</w:t>
      </w:r>
      <w:r w:rsidDel="00000000" w:rsidR="00000000" w:rsidRPr="00000000">
        <w:rPr>
          <w:rFonts w:ascii="Times New Roman" w:cs="Times New Roman" w:eastAsia="Times New Roman" w:hAnsi="Times New Roman"/>
          <w:sz w:val="24"/>
          <w:szCs w:val="24"/>
          <w:rtl w:val="0"/>
        </w:rPr>
        <w:t xml:space="preserve"> is increasing in South America, reflected mainly in years lived with disability </w:t>
      </w:r>
      <w:sdt>
        <w:sdtPr>
          <w:tag w:val="goog_rdk_71"/>
        </w:sdtPr>
        <w:sdtContent>
          <w:commentRangeStart w:id="67"/>
        </w:sdtContent>
      </w:sdt>
      <w:r w:rsidDel="00000000" w:rsidR="00000000" w:rsidRPr="00000000">
        <w:rPr>
          <w:rFonts w:ascii="Times New Roman" w:cs="Times New Roman" w:eastAsia="Times New Roman" w:hAnsi="Times New Roman"/>
          <w:sz w:val="24"/>
          <w:szCs w:val="24"/>
          <w:highlight w:val="yellow"/>
          <w:rtl w:val="0"/>
        </w:rPr>
        <w:t xml:space="preserve">and summary exposure value</w:t>
      </w:r>
      <w:commentRangeEnd w:id="67"/>
      <w:r w:rsidDel="00000000" w:rsidR="00000000" w:rsidRPr="00000000">
        <w:commentReference w:id="67"/>
      </w:r>
      <w:r w:rsidDel="00000000" w:rsidR="00000000" w:rsidRPr="00000000">
        <w:rPr>
          <w:rFonts w:ascii="Times New Roman" w:cs="Times New Roman" w:eastAsia="Times New Roman" w:hAnsi="Times New Roman"/>
          <w:sz w:val="24"/>
          <w:szCs w:val="24"/>
          <w:rtl w:val="0"/>
        </w:rPr>
        <w:t xml:space="preserve">, meaning there has been an increase in years living with disability in these countries. </w:t>
      </w:r>
    </w:p>
    <w:p w:rsidR="00000000" w:rsidDel="00000000" w:rsidP="00000000" w:rsidRDefault="00000000" w:rsidRPr="00000000" w14:paraId="000000F6">
      <w:pPr>
        <w:spacing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rise in HFPG prevalence has brought consequences to both the individual and the public health systems. There was meaningful progress in diagnosis and treatments over the years, but now people live longer with the disease burden. Public health measures urgently need to work on preventing HFPG to avoid its consequences. It is necessary to implement public health policies tailored to each country, to prevent the burden from increasing. </w:t>
      </w:r>
    </w:p>
    <w:p w:rsidR="00000000" w:rsidDel="00000000" w:rsidP="00000000" w:rsidRDefault="00000000" w:rsidRPr="00000000" w14:paraId="000000F7">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trike w:val="1"/>
          <w:sz w:val="24"/>
          <w:szCs w:val="24"/>
          <w:highlight w:val="yellow"/>
          <w:rtl w:val="0"/>
        </w:rPr>
        <w:t xml:space="preserve">South America's high fasting plasma glucose burden is significant and heterogeneous across countries.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b w:val="1"/>
          <w:sz w:val="24"/>
          <w:szCs w:val="24"/>
          <w:shd w:fill="d9ead3" w:val="clear"/>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Acknowledgements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Funding</w:t>
      </w:r>
    </w:p>
    <w:p w:rsidR="00000000" w:rsidDel="00000000" w:rsidP="00000000" w:rsidRDefault="00000000" w:rsidRPr="00000000" w14:paraId="000000F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research did not receive any specific grant from funding agencies in the public, commercial, or not-for-profit sectors.</w:t>
      </w: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Competing interests</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w:t>
        <w:tab/>
        <w:t xml:space="preserve">Ong KL, Stafford LK, McLaughlin SA, Boyko EJ, Vollset SE, Smith AE, et al. Global, regional, and national burden of diabetes from 1990 to 2021, with projections of prevalence to 2050: a systematic analysis for the Global Burden of Disease Study 2021. The Lancet. 15 de julho de 2023;402(10397):203–34.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2.</w:t>
        <w:tab/>
        <w:t xml:space="preserve">Liang R, Feng X, Shi D, Yang M, Yu L, Liu W, et al. The global burden of disease attributable to high fasting plasma glucose in 204 countries and territories, 1990–2019: An updated analysis for the Global Burden of Disease Study 2019. Diabetes Metab Res Rev. 2022;38(8):e3572.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3.</w:t>
        <w:tab/>
        <w:t xml:space="preserve">Cousin E, Schmidt MI, Ong KL, Lozano R, Afshin A, Abushouk AI, et al. Burden of diabetes and hyperglycaemia in adults in the Americas, 1990–2019: a systematic analysis for the Global Burden of Disease Study 2019. Lancet Diabetes Endocrinol. 1</w:t>
      </w:r>
      <w:r w:rsidDel="00000000" w:rsidR="00000000" w:rsidRPr="00000000">
        <w:rPr>
          <w:rFonts w:ascii="Roboto" w:cs="Roboto" w:eastAsia="Roboto" w:hAnsi="Roboto"/>
          <w:b w:val="0"/>
          <w:i w:val="0"/>
          <w:smallCaps w:val="0"/>
          <w:strike w:val="0"/>
          <w:color w:val="000000"/>
          <w:sz w:val="26"/>
          <w:szCs w:val="26"/>
          <w:u w:val="none"/>
          <w:shd w:fill="auto" w:val="clear"/>
          <w:vertAlign w:val="superscript"/>
          <w:rtl w:val="0"/>
        </w:rPr>
        <w:t xml:space="preserve">o</w:t>
      </w: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 de setembro de 2022;10(9):655–67.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4.</w:t>
        <w:tab/>
        <w:t xml:space="preserve">Supplementary appendix 1 to: GBD 2019 Risk Factors Collaborators. Global burden of 87 risk factors in 204 countries and territories, 1990-2019: a systematic analysis for the Global Burden of Diseases Study 2019. 17 de outubro de 2020;396(10258):1223–49.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5.</w:t>
        <w:tab/>
        <w:t xml:space="preserve">Tondro Anamag F, Noori M, Nejadghaderi SA, Sullman MJM, Grieger JA, Kolahi AA, et al. Burden of cancers attributable to high fasting plasma glucose in the Middle East and North Africa region, 1990–2019. Cancer Med. 2023;12(8):10031–44. </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6.</w:t>
        <w:tab/>
        <w:t xml:space="preserve">Wirth JP, Zeng W, Petry N, Rohner F, Glenn S, Donkor WES, et al. The global burden of high fasting plasma glucose associated with zinc deficiency: Results of a systematic review and meta-analysis. PLOS Glob Public Health. 13 de março de 2023;3(3):e0001353.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7.</w:t>
        <w:tab/>
        <w:t xml:space="preserve">Supplement to: GBD 2019 Diseases and Injuries Collaborators. Global burden of 369 diseases and injuries in 204 countries and teritories, 1990-2019: a systematic analysis for the Global Burden of Disease Study 2019. Lancet. 17 de outubro de 2020;396(10258):1204–22.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8.</w:t>
        <w:tab/>
        <w:t xml:space="preserve">Ewerton. Supplement to: GBD 2019 Diabetes in the Americas Collaborators. Burden of diabetes and hyperglycaemia in adults in the Americas, 1990-2019: a systematic analysis for the Global Burden of Disease Study 2019. setembro de 2022;10(9):655–67. </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9.</w:t>
        <w:tab/>
        <w:t xml:space="preserve">Murray CJL, Aravkin AY, Zheng P, Abbafati C, Abbas KM, Abbasi-Kangevari M, et al. Global burden of 87 risk factors in 204 countries and territories, 1990–2019: a systematic analysis for the Global Burden of Disease Study 2019. The Lancet. 17 de outubro de 2020;396(10258):1223–49.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10.</w:t>
        <w:tab/>
        <w:t xml:space="preserve">Danaei G, Finucane MM, Lu Y, Singh GM, Cowan MJ, Paciorek CJ, et al. National, regional, and global trends in fasting plasma glucose and diabetes prevalence since 1980: systematic analysis of health examination surveys and epidemiological studies with 370 country-years and 2·7 million participants. Lancet Lond Engl. 2 de julho de 2011;378(9785):31–40.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11.</w:t>
        <w:tab/>
        <w:t xml:space="preserve">Organization PAH. Ultra-processed food and drink products in Latin America: Trends, impact on obesity, policy implications. Alimentos y bebidas ultraprocesados en América Latina: tendencias, efecto sobre la obesidad e implicaciones para las políticas públicas [Internet]. 2015 [citado 26 de novembro de 2023]; Disponível em: https://iris.paho.org/handle/10665.2/7699</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12.</w:t>
        <w:tab/>
        <w:t xml:space="preserve">Capewell S, Capewell A. An effectiveness hierarchy of preventive interventions: neglected paradigm or self-evident truth? J Public Health Oxf Engl. 1</w:t>
      </w:r>
      <w:r w:rsidDel="00000000" w:rsidR="00000000" w:rsidRPr="00000000">
        <w:rPr>
          <w:rFonts w:ascii="Roboto" w:cs="Roboto" w:eastAsia="Roboto" w:hAnsi="Roboto"/>
          <w:b w:val="0"/>
          <w:i w:val="0"/>
          <w:smallCaps w:val="0"/>
          <w:strike w:val="0"/>
          <w:color w:val="000000"/>
          <w:sz w:val="26"/>
          <w:szCs w:val="26"/>
          <w:u w:val="none"/>
          <w:shd w:fill="auto" w:val="clear"/>
          <w:vertAlign w:val="superscript"/>
          <w:rtl w:val="0"/>
        </w:rPr>
        <w:t xml:space="preserve">o</w:t>
      </w: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 de junho de 2018;40(2):350–8. </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13.</w:t>
        <w:tab/>
        <w:t xml:space="preserve">Duncan BB, Schmidt MI, Ewerton Cousin, Moradi-Lakeh M, Passos VM de A, França EB, et al. The burden of diabetes and hyperglycemia in Brazil-past and present: findings from the Global Burden of Disease Study 2015. Diabetol Metab Syndr. 14 de março de 2017;9(1):18. </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14.</w:t>
        <w:tab/>
        <w:t xml:space="preserve">Samantha Roberts. Economic evaluation of type 2 diabetes prevention programmes: Markov model of low- and high-intensity lifestyle programmes and metformin in participants with different categories of intermediate hyperglycaemia. BMC Med. 30 de janeiro de 2018;16.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15.</w:t>
        <w:tab/>
        <w:t xml:space="preserve">Afshin A, Sur PJ, Fay KA, Cornaby L, Ferrara G, Salama JS, et al. Health effects of dietary risks in 195 countries, 1990–2017: a systematic analysis for the Global Burden of Disease Study 2017. The Lancet. 11 de maio de 2019;393(10184):1958–72.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16.</w:t>
        <w:tab/>
        <w:t xml:space="preserve">Stein C, Schmidt MI, Cousin E, Malta DC, Naghavi M, Oliveira PPV de, et al. Exposure to and Burden of Major Non-Communicable Disease Risk Factors in Brazil and its States, 1990-2019: The Global Burden of Disease Study. Rev Soc Bras Med Trop. 2022;55(suppl 1):e0275.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17.</w:t>
        <w:tab/>
        <w:t xml:space="preserve">Country Snapshot of Diabetes Prevention and Control in the Americas. Pan American Health Organization. 2021.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18.</w:t>
        <w:tab/>
        <w:t xml:space="preserve">Liu Y, Wang W, Huang X, Zhang X, Lin L, Qin J, et al. Global disease burden of stroke attributable to high fasting plasma glucose in 204 countries and territories from 1990 to 2019: An analysis of the Global Burden of Disease Study. J Diabetes. 4 de agosto de 2022;14(8):495–513.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19.</w:t>
        <w:tab/>
        <w:t xml:space="preserve">Li Z, Yang N, He L, Wang J, Ping F, Li W, et al. Estimates and trends of the global burden of NASH-related liver cancer attributable to high fasting plasma glucose in 1990–2019: analysis of data from the 2019 Global Burden of Disease Study. Diabetol Metab Syndr. 17 de janeiro de 2023;15(1):6.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240" w:before="0" w:line="240" w:lineRule="auto"/>
        <w:ind w:left="384" w:right="0" w:hanging="384"/>
        <w:jc w:val="left"/>
        <w:rPr>
          <w:rFonts w:ascii="Roboto" w:cs="Roboto" w:eastAsia="Roboto" w:hAnsi="Roboto"/>
          <w:b w:val="0"/>
          <w:i w:val="0"/>
          <w:smallCaps w:val="0"/>
          <w:strike w:val="0"/>
          <w:color w:val="000000"/>
          <w:sz w:val="26"/>
          <w:szCs w:val="26"/>
          <w:u w:val="none"/>
          <w:shd w:fill="auto" w:val="clear"/>
          <w:vertAlign w:val="baseline"/>
        </w:rPr>
      </w:pPr>
      <w:r w:rsidDel="00000000" w:rsidR="00000000" w:rsidRPr="00000000">
        <w:rPr>
          <w:rFonts w:ascii="Roboto" w:cs="Roboto" w:eastAsia="Roboto" w:hAnsi="Roboto"/>
          <w:b w:val="0"/>
          <w:i w:val="0"/>
          <w:smallCaps w:val="0"/>
          <w:strike w:val="0"/>
          <w:color w:val="000000"/>
          <w:sz w:val="26"/>
          <w:szCs w:val="26"/>
          <w:u w:val="none"/>
          <w:shd w:fill="auto" w:val="clear"/>
          <w:vertAlign w:val="baseline"/>
          <w:rtl w:val="0"/>
        </w:rPr>
        <w:t xml:space="preserve">20.</w:t>
        <w:tab/>
        <w:t xml:space="preserve">Wu M, Lu J, Yang Z, Shen P, Yu Z, Tang M, et al. Longitudinal changes in fasting plasma glucose are associated with risk of cancer mortality: A Chinese cohort study. Cancer Med. 2021;10(15):5321–8. </w:t>
      </w:r>
    </w:p>
    <w:p w:rsidR="00000000" w:rsidDel="00000000" w:rsidP="00000000" w:rsidRDefault="00000000" w:rsidRPr="00000000" w14:paraId="00000117">
      <w:pPr>
        <w:jc w:val="both"/>
        <w:rPr>
          <w:rFonts w:ascii="Roboto" w:cs="Roboto" w:eastAsia="Roboto" w:hAnsi="Roboto"/>
          <w:color w:val="212121"/>
          <w:sz w:val="26"/>
          <w:szCs w:val="26"/>
          <w:highlight w:val="white"/>
        </w:rPr>
      </w:pPr>
      <w:r w:rsidDel="00000000" w:rsidR="00000000" w:rsidRPr="00000000">
        <w:rPr>
          <w:rtl w:val="0"/>
        </w:rPr>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uce Duncan" w:id="32" w:date="2023-08-31T16:10:00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this figure?</w:t>
      </w:r>
    </w:p>
  </w:comment>
  <w:comment w:author="Anelise Szortyka" w:id="33" w:date="2023-09-27T00:37:12Z">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adicionar</w:t>
      </w:r>
    </w:p>
  </w:comment>
  <w:comment w:author="Anelise Szortyka" w:id="51" w:date="2023-11-27T00:06:50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burden of diabetes and hyperglycemia in Brazil-past and present: findings from the Global Burden of Disease Study 2015</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(Duncan BB, 2017)</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shows the contribution, in DALYs, of each diabetes risk factor identified by the GBD 2015. High body mass index, dietary risks (principally low whole grain and low nuts and seeds consumption, and high processed meat consumption), and low physical activity were the most important risk factors for diabetes.</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Recent efforts led by the Ministry of Health in Brazil, such as the new nutritional guidelines [19], and efforts at all levels of government to stimulate greater physical activity in leisure e and in commuting to and from the workplace merit support and need to be expanded.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https://dmsjournal.biomedcentral.com/articles/10.1186/s13098-017-0216-2</w:t>
      </w:r>
    </w:p>
  </w:comment>
  <w:comment w:author="Anelise Szortyka" w:id="14" w:date="2023-11-26T19:01:00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burden of 87 risk factors in 204 countries and territories, 1990–2019: a systematic analysis for the Global Burden of Disease Study 2019." The Lancet 396.10258 (2020): 1223-1249.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(Murray, Christopher JL, et al., 2020)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SEV is effectively excess risk-weighted prevalence, which allows for comparisons across different types of exposures. Maximum risk in the denominator of the SEV is determined by the relative risk at the 99th percentile of the global distribution of exposure. The SEV is on a 0–100 scale where 100 means the entire population is at maximum risk and 0 means everyone in the population is at minimum risk.</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DOI:https://doi.org/10.1016/S0140-6736(20)30752-2</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https://www.thelancet.com/journals/lancet/article/PIIS0140-6736(20)30752-2/fulltext#supplementaryMaterial</w:t>
      </w:r>
    </w:p>
  </w:comment>
  <w:comment w:author="Anelise Szortyka" w:id="17" w:date="2023-11-26T23:16:30Z">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appendix 1)</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 to: GBD 2019 Risk Factors Collaborators. Global burden of 87 risk factors in 204 countries and territories, 1990–2019: a systematic analysis for the Global Burden of Disease Study 2019. Lancet 2020; 396: 1223–49.</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2.10.1: Development of the Socio‐demographic Index</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SDI is a composite indicator of socio‐demographic development status strongly correlated with healthoutcomes. In short, it is the geometric mean of 0 to 1 indices of total fertility rate in those under 25 years old (TFU25), mean education for those age 15 years or older (EDU15+), and lag‐distributed income per capita (LDI). For GBD 2019, after calculating SDI, values were multiplied by 100 for a scale of 0 to 100.</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https://www.thelancet.com/cms/10.1016/S0140-6736(20)30752-2/attachment/452d9049-9c4a-4fbb-81f3-72cca8d8a620/mmc1.pdf</w:t>
      </w:r>
    </w:p>
  </w:comment>
  <w:comment w:author="Anelise Szortyka" w:id="2" w:date="2023-11-26T13:10:23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global burden of disease attributable to high fasting plasma glucose in 204 countries and territories, 1990-2019: An updated analysis for the Global Burden of Disease Study 2019</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(Ruyi Liang et al, 2022)</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fasting plasma glucose (HFPG) is an independent risk factor for several adverse health outcomes and has become a serious public health problem.</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10.1002/dmrr.3572</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https://pubmed.ncbi.nlm.nih.gov/36001650/</w:t>
      </w:r>
    </w:p>
  </w:comment>
  <w:comment w:author="Bruce Duncan" w:id="25" w:date="2023-08-31T16:03:00Z">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for this subtitle if you have only one section of the Results.</w:t>
      </w:r>
    </w:p>
  </w:comment>
  <w:comment w:author="Anelise Szortyka" w:id="26" w:date="2023-09-26T03:47:03Z">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Bruce Duncan" w:id="45" w:date="2023-08-31T16:31:00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comment more on the Discussion once the Results have been reviewed.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now, we probably should discuss the response of these countries. PAHO has much data on preparedness. Which countries have NCD plans, which offer given interventions, etc. We need to have at least a paragraph about this, and perhaps a comparison of those with greater preparedness vs. Level of exposure/burden and change in level of exposure/burden.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journals wants more than just standard GBD analyses.</w:t>
      </w:r>
    </w:p>
  </w:comment>
  <w:comment w:author="Anelise Szortyka" w:id="46" w:date="2023-09-27T00:42:09Z">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Anelise Szortyka" w:id="55" w:date="2023-09-26T02:47:47Z">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da página 4 de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COUNTRY SNAPSHOT</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 Diabetes Prevention</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Control in the Americas</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https://iris.paho.org/bitstream/handle/10665.2/55326/PAHONMHNV210041_eng.pdf?sequence=1&amp;isAllowed=y</w:t>
      </w:r>
    </w:p>
  </w:comment>
  <w:comment w:author="Bruce Duncan" w:id="34" w:date="2023-08-31T16:09:00Z">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shown somewhere? There should be an illustration, even if as supplementary material.</w:t>
      </w:r>
    </w:p>
  </w:comment>
  <w:comment w:author="Anelise Szortyka" w:id="35" w:date="2023-09-27T00:39:41Z">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o print do GBD...</w:t>
      </w:r>
    </w:p>
  </w:comment>
  <w:comment w:author="Bruce Duncan" w:id="21" w:date="2023-08-31T07:57:00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Always?</w:t>
      </w:r>
    </w:p>
  </w:comment>
  <w:comment w:author="Anelise Szortyka" w:id="22" w:date="2023-09-27T00:22:20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w:t>
      </w:r>
    </w:p>
  </w:comment>
  <w:comment w:author="Anelise Szortyka" w:id="49" w:date="2023-11-26T23:55:16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 American Health Organization. Ultra-processed food and drink products in Latin America: Trends, impact on obesity, policy implications. Washington, DC: PAHO, 2015.</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PAHO identifies the current environment as one that causes overweight and obesity. It emphasizes the central importance of diet as well as trade and agriculture policies in determining the quality of food supplies and thus of dietary patterns. Its recommendations include fiscal policies and other incentives for increased production and consumption of healthy food; the regulation of marketing of unhealthy food; better labeling of processed food and drink products; and improvement of school food and increased physical activity among schoolchildren.</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https://iris.paho.org/handle/10665.2/7699</w:t>
      </w:r>
    </w:p>
  </w:comment>
  <w:comment w:author="Anelise Szortyka" w:id="59" w:date="2023-11-27T00:35:45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disease burden of stroke attributable to high fasting plasma glucose in 204 countries and territories from 1990 to 2019: An analysis of the Global Burden of Disease Study</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Y, 2022)</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ASDRs* of HFPG‐attributable stroke in lower sociodemographic index (SDI) regions surpassed those in higher SDI regions in the past three decades.</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*ASDRs: age-standardised rate of DALYs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10.1111/1753-0407.13299</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https://www.ncbi.nlm.nih.gov/pmc/articles/PMC9426282/</w:t>
      </w:r>
    </w:p>
  </w:comment>
  <w:comment w:author="Anelise Szortyka" w:id="12" w:date="2023-11-26T18:55:39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Burden of diabetes and hyperglycaemia in adults in the Americas, 1990–2019: a systematic analysis for the Global Burden of Disease Study 2019. Cousin, E, et al; Lancet, 2022</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summary exposure value weighs the prevalence of different levels of the risk factor by the severity of the burden caused at each level.</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DOI:https://doi.org/10.1016/S2213-8587(22)00186-3</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https://www.thelancet.com/journals/landia/article/PIIS2213-8587(22)00186-3/fulltext#%20</w:t>
      </w:r>
    </w:p>
  </w:comment>
  <w:comment w:author="Anelise Szortyka" w:id="53" w:date="2023-09-26T03:32:46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Exposure to and Burden of Major Non-Communicable Disease Risk Factors in Brazil and its States, 1990-2019: The Global Burden of Disease Study</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Stein C et al, 2022</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https://pubmed.ncbi.nlm.nih.gov/35107511/</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pattern of change observed for metabolic risk factors (lower panel) was almost uniformly unfavorable, led by that of population exposure of high BMI, with an increase of (110.2%, UI: 78.6 - 161.7), followed by high fasting plasma glucose (15.1%, UI: 9.3 - 21.2), kidney dysfunction (12.0%, UI: 8.4 - 17.2), high LDC-c (11.8%, UI: 6.9 - 17.2), and high systolic blood pressure (0.7%, UI: -6.9 - 8.3).</w:t>
      </w:r>
    </w:p>
  </w:comment>
  <w:comment w:author="Anelise Szortyka" w:id="54" w:date="2023-09-26T03:33:09Z">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 figura 1</w:t>
      </w:r>
    </w:p>
  </w:comment>
  <w:comment w:author="Anelise Szortyka" w:id="3" w:date="2023-11-26T13:15:57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Burden of diabetes and hyperglycaemia in adults in the Americas, 1990–2019: a systematic analysis for the Global Burden of Disease Study 2019</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Cousin, 2022)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Diabetes was responsible for 2266 (1930–2649) crude DALYs per 100 000 adults in the Americas, and high fasting plasma glucose for 4401 DALYs (3685–5265) per 100 000 adults, with large variation across regions.</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10.1016/S2213-8587(22)00186-3</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https://www.thelancet.com/journals/landia/article/PIIS2213-8587(22)00186-3/fulltext</w:t>
      </w:r>
    </w:p>
  </w:comment>
  <w:comment w:author="Anelise Szortyka" w:id="8" w:date="2023-11-26T18:36:42Z">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Burden of cancers attributable to high fasting plasma glucose in the Middle East and North Africa region, 1990–2019.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(Anamag FT, 2023)</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HFPG was defined as any amount over the theoretical minimum-risk exposure level (TMREL) of 4.8–5.4 mmol/L or 86.4–97.2 mg/dL.</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https://doi.org/10.1002/cam4.5743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https://onlinelibrary.wiley.com/doi/10.1002/cam4.5743</w:t>
      </w:r>
    </w:p>
  </w:comment>
  <w:comment w:author="Anelise Szortyka" w:id="7" w:date="2023-11-26T18:34:55Z">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appendix 1) Supplement to: GBD 2019 Risk Factors Collaborators. Global burden of 87 risk factors in 204 countries and territories, 1990–2019: a systematic analysis for the Global Burden of Disease Study 2019. Lancet 2020; 396: 1223–49.</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 definition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fasting plasma glucose (FPG) is measured as the mean FPG in a population, where FPG is a continuous exposure in units of mmol/L. Since FPG is along a continuum, we define high FPG as any level above the TMREL, which is 4.8-5.4 mmol/L.</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https://www.thelancet.com/cms/10.1016/S0140-6736(20)30752-2/attachment/452d9049-9c4a-4fbb-81f3-72cca8d8a620/mmc1.pdf</w:t>
      </w:r>
    </w:p>
  </w:comment>
  <w:comment w:author="Bruce Duncan" w:id="64" w:date="2023-08-31T16:26:00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Complicated to use "primary", as most of the data sources, such a mortality registries such as the SIM, are secondary ones, i.e., done for some other purpose.</w:t>
      </w:r>
    </w:p>
  </w:comment>
  <w:comment w:author="Bruce Duncan" w:id="39" w:date="2023-08-31T15:58:00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reordering this, starting with exposure, then deaths, YLLs, YLDs, and DALYs. Logically makes more sense.</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make sure the table doesn´t go beyond the margin.</w:t>
      </w:r>
    </w:p>
  </w:comment>
  <w:comment w:author="Anelise Szortyka" w:id="40" w:date="2023-09-27T00:40:49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com os guris</w:t>
      </w:r>
    </w:p>
  </w:comment>
  <w:comment w:author="Anelise Szortyka" w:id="48" w:date="2023-11-26T23:49:49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National, regional, and global trends in fasting plasma glucose and diabetes prevalence since 1980: systematic analysis of health examination surveys and epidemiological studies with 370 country-years and 2·7 million participants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(Danaei G, 2011)</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Therefore, primary prevention of</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dysglycaemia will need weight control, physical activity,</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improved diet quality. Such interventions are diffi cult</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implement within populations and will not aff ect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diabetes incidence in the short term. Therefore, health</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systems in most countries will inevitably have to develop</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programmes to improve detection and management of</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diabetes to slow progression to microvascular and</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macrovascular complications.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10.1016/S0140-6736(11)60679-X.</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https://pubmed.ncbi.nlm.nih.gov/21705069/</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https://www.redheracles.net/media/upload/research/pdf/217050691390231228.pdf</w:t>
      </w:r>
    </w:p>
  </w:comment>
  <w:comment w:author="Bruce Duncan" w:id="43" w:date="2023-08-31T16:01:00Z">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I see only one bar for each country/metric.</w:t>
      </w:r>
    </w:p>
  </w:comment>
  <w:comment w:author="Anelise Szortyka" w:id="44" w:date="2023-09-27T00:41:33Z">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guris</w:t>
      </w:r>
    </w:p>
  </w:comment>
  <w:comment w:author="Bruce Duncan" w:id="37" w:date="2023-08-31T16:05:00Z">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year?</w:t>
      </w:r>
    </w:p>
  </w:comment>
  <w:comment w:author="Anelise Szortyka" w:id="38" w:date="2023-09-27T00:40:40Z">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@sespinoza@hcpa.edu.br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2019?</w:t>
      </w:r>
    </w:p>
  </w:comment>
  <w:comment w:author="Bruce Duncan" w:id="67" w:date="2023-08-31T16:27:00Z">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not a measure of burden, rather of exposure.</w:t>
      </w:r>
    </w:p>
  </w:comment>
  <w:comment w:author="Anelise Szortyka" w:id="10" w:date="2023-11-26T18:52:57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global burden of high fasting plasma glucose associated with zinc deficiency: Results of a systematic review and meta-analysis.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Wirth JP et al, 2023</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Specifically, “level 3” outcomes of high FPG included 15 separate conditions: 1) alzheimer’s disease and other dementias, 2) bladder cancer, 3) blindness and vision loss, 4) breast cancer, 5) chronic kidney disease, 6) colon and rectum cancer, 7) diabetes mellitus, 8) ischemic heart disease, 9) liver cancer, 10) ovarian cancer, 11) pancreatic cancer, 12) peripheral artery disease, 13) stroke, 14) tracheal, bronchus, and lung cancer, and 15) tuberculosis.</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https://doi.org/10.1371/journal.pgph.0001353</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https://journals.plos.org/globalpublichealth/article?id=10.1371/journal.pgph.0001353</w:t>
      </w:r>
    </w:p>
  </w:comment>
  <w:comment w:author="Anelise Szortyka" w:id="47" w:date="2023-11-26T23:37:57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Burden of diabetes and hyperglycaemia in adults in the Americas, 1990–2019: a systematic analysis for the Global Burden of Disease Study 2019.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(Cousin, E, et al; Lancet, 2022)</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Given the large role of type 2 diabetes prevalence in causing burden, more attention to the primary prevention of type 2 diabetes is of utmost importance. The deleterious effects of the main type 2 diabetes risk factors here addressed—excess weight, dietary risks, tobacco, physical inactivity, and air pollution—are well documented in systematic reviews of multiple cohort studies.9,22,23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agency (ie, requiring little or no personal effort), population-based interventions such as taxes and incentives, combined with expanded health education to combat diabetes risk factors, seem to offer the greatest promise of success.28, 29</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DOI:https://doi.org/10.1016/S2213-8587(22)00186-3</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https://www.thelancet.com/journals/landia/article/PIIS2213-8587(22)00186-3/fulltext</w:t>
      </w:r>
    </w:p>
  </w:comment>
  <w:comment w:author="Bruce Duncan" w:id="30" w:date="2023-08-31T16:08:00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what?</w:t>
      </w:r>
    </w:p>
  </w:comment>
  <w:comment w:author="Anelise Szortyka" w:id="31" w:date="2023-09-27T00:36:27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escrever antes de terminar frase</w:t>
      </w:r>
    </w:p>
  </w:comment>
  <w:comment w:author="Anelise Szortyka" w:id="4" w:date="2023-11-27T00:51:38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fonte da frase de antes é do cousin. Nao sei o que é essa ref</w:t>
      </w:r>
    </w:p>
  </w:comment>
  <w:comment w:author="Anelise Szortyka" w:id="6" w:date="2023-11-26T18:28:32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appendix 1) Supplement to: GBD 2019 Risk Factors Collaborators. Global burden of 87 risk factors in 204 countries and territories, 1990–2019: a systematic analysis for the Global Burden of Disease Study 2019. Lancet 2020; 396: 1223–49.</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S2</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https://www.thelancet.com/cms/10.1016/S0140-6736(20)30752-2/attachment/452d9049-9c4a-4fbb-81f3-72cca8d8a620/mmc1.pdf</w:t>
      </w:r>
    </w:p>
  </w:comment>
  <w:comment w:author="Bruce Duncan" w:id="65" w:date="2023-08-31T16:28:00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like the last two paragraphs should be merged into one conclusion paragraph.</w:t>
      </w:r>
    </w:p>
  </w:comment>
  <w:comment w:author="Anelise Szortyka" w:id="66" w:date="2023-09-26T03:00:46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w:t>
      </w:r>
    </w:p>
  </w:comment>
  <w:comment w:author="Bruce Duncan" w:id="41" w:date="2023-08-31T14:52:00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put All ages SEV.</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best if you could do a scale on each side of the graph, with SEV with min 5 max 15 on the right.</w:t>
      </w:r>
    </w:p>
  </w:comment>
  <w:comment w:author="Anelise Szortyka" w:id="42" w:date="2023-09-27T00:41:19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guris</w:t>
      </w:r>
    </w:p>
  </w:comment>
  <w:comment w:author="Anelise Szortyka" w:id="61" w:date="2023-11-27T00:50:35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Longitudinal changes in fasting plasma glucose are associated with risk of cancer mortality: A Chinese cohort study.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Cancer Med. 2021;10(15)</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(Wu M, Lu J, Yang Z, Shen P, Yu Z, Tang M, et al., 2021)</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Subjects who had an impaired fasting glucose or diabetes suffered a higher risk of total mortality than subjects who had a normal fasting glucose (HRs and 95% CIs: 1.17 [1.01–1.35], 1.30 [1.10–1.53], respectively).</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https://onlinelibrary.wiley.com/doi/full/10.1002/cam4.4070</w:t>
      </w:r>
    </w:p>
  </w:comment>
  <w:comment w:author="Anelise Szortyka" w:id="5" w:date="2023-11-26T18:22:51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Burden of diabetes and hyperglycaemia in adults in the Americas, 1990–2019: a systematic analysis for the Global Burden of Disease Study 2019</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(Cousin, 2022)</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prevalence of diabetes has been reported in the Americas, but no comprehensive analysis of diabetes burden and related factors for the region is available.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DOI:https://doi.org/10.1016/S2213-8587(22)00186-3</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https://www.thelancet.com/journals/landia/article/PIIS2213-8587(22)00186-3/fulltext</w:t>
      </w:r>
    </w:p>
  </w:comment>
  <w:comment w:author="Bruce Duncan" w:id="56" w:date="2023-08-31T16:21:00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we talk of burden within a country, it´s best to use all-cause, as that´s the real burden a country feels. All-cause burden is not shrinking!</w:t>
      </w:r>
    </w:p>
  </w:comment>
  <w:comment w:author="Anelise Szortyka" w:id="57" w:date="2023-09-27T00:45:05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discutir com rita</w:t>
      </w:r>
    </w:p>
  </w:comment>
  <w:comment w:author="Anelise Szortyka" w:id="18" w:date="2023-11-26T23:19:00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 to: GBD 2019 Risk Factors Collaborators. Global burden of 87 risk factors in 204 countries and territories, 1990–2019: a systematic analysis for the Global Burden of Disease Study 2019. Lancet 2020; 396: 1223–49.</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of a revised SDI indicator</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selected the minima and maxima of the scales by examining the relationships each of the inputs had with life expectancy at birth and under‐5 mortality and by identifying points of limiting returns at both high and low values if they occurred before theoretical limits (eg, a TFU25 of 0). Thus, an index score of 0 represents the minimum level of each covariate input past which selected health outcomes can get no worse, and an index score of 1 represents the maximum level of each covariate input past which selected health outcomes cease to improve. As a composite, a location with an SDI of 0 would have a theoretical minimum level of sociodemographic development relevant to these health outcomes, and a location with an SDI of 1 (prior to multiplying by 100 for reporting purposes) would have a theoretical maximum level of sociodemographic development relevant to these health outcomes.</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https://www.thelancet.com/cms/10.1016/S0140-6736(20)30752-2/attachment/452d9049-9c4a-4fbb-81f3-72cca8d8a620/mmc1.pdf</w:t>
      </w:r>
    </w:p>
  </w:comment>
  <w:comment w:author="Bruce Duncan" w:id="24" w:date="2023-08-31T08:39:00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 to define high. Consider comparing to global values, thus adding them to the table. Also possible, as some point, to express numbers (perhaps DALYs) as hfpg dalys as a % of total dalys (with the percent button in GBD Compare)</w:t>
      </w:r>
    </w:p>
  </w:comment>
  <w:comment w:author="Anelise Szortyka" w:id="62" w:date="2023-11-27T00:47:33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disease burden of stroke attributable to high fasting plasma glucose in 204 countries and territories from 1990 to 2019: An analysis of the Global Burden of Disease Study</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(Liu Y, 2022)</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During the past 30 years, globally, the disease burden of stroke burden has decreased substantially; however, the disease burden of stroke attributable to high fasting plasma glucose (HFPG) failed to achieve a significant decline. The population‐attributable fraction of HFPG for stroke burden has been increasing across different regions regardless of the sociodemographic index (SDI) of each region.</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10.1111/1753-0407.13299</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https://www.ncbi.nlm.nih.gov/pmc/articles/PMC9426282/</w:t>
      </w:r>
    </w:p>
  </w:comment>
  <w:comment w:author="Anelise Szortyka" w:id="60" w:date="2023-11-27T00:46:06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Estimates and trends of the global burden of NASH-related liver cancer attributable to high fasting plasma glucose in 1990–2019: analysis of data from the 2019 Global Burden of Disease Study</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(Ziyi Li, Na Yang, Liyun He, Jialu Wang, Fan Ping, Wei Li, Lingling Xu, Huabing Zhang &amp; Yuxiu Li, 2023)</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age-standardized death and DALY rates of NASH-related liver cancer attributable to HFPG increased from 1990 to 2019. The corresponding EAPCs* were 0.69 (95% UI 0.48–0.89), and 0.30 (95% UI 0.05–0.56), respectively. This increasing pattern was most obvious in the high- and low-SDI regions. The age-standardized mortality and DALYs rate of NASH-related liver cancer attributable to HFPG varies considerably worldwide, with the middle SDI region having the highest death and DALY rates in 2019 (DALY 0.96 [95% UI 0.23–2.18]; death 0.05 [95% UI 0.01–0.11]).</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burden of NASH-related liver cancer attributable to HFPG has increased over the past three decades, particularly in regions with high and low SDI.</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*EAPCs: estimated annual percentage changes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https://dmsjournal.biomedcentral.com/articles/10.1186/s13098-022-00976-w</w:t>
      </w:r>
    </w:p>
  </w:comment>
  <w:comment w:author="Bruce Duncan" w:id="29" w:date="2023-08-31T08:39:00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Tables are never good for capturing GBD information, as it is hard to see contrasts. I suggest a color-coded figure of S. American countries.</w:t>
      </w:r>
    </w:p>
  </w:comment>
  <w:comment w:author="Anelise Szortyka" w:id="58" w:date="2023-11-27T00:27:54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global burden of disease attributable to high fasting plasma glucose in 204 countries and territories, 1990-2019: An updated analysis for the Global Burden of Disease Study 2019.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Diabetes Metab Res Rev. 2022 Nov;38(8):e3572.  Epub 2022 Sep 3. PMID: 36001650.</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(Liang R, Feng X, Shi D, Yang M, Yu L, Liu W, Zhou M, Wang X, Qiu W, Fan L, Wang B, Chen W., 2022)</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age-standardized rate of DALYs showed an increasing trend, particularly in males and in regions with middle SDI or below.</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10.1002/dmrr.3572.</w:t>
      </w:r>
    </w:p>
  </w:comment>
  <w:comment w:author="Bruce Duncan" w:id="36" w:date="2023-08-31T16:02:00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Generally put tabs and figs after the refs, at the end of the manuscript.</w:t>
      </w:r>
    </w:p>
  </w:comment>
  <w:comment w:author="Anelise Szortyka" w:id="16" w:date="2023-11-26T23:11:52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Burden of diabetes and hyperglycaemia in adults in the Americas, 1990–2019: a systematic analysis for the Global Burden of Disease Study 2019.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(Cousin, E, et al; Lancet, 2022)</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sdt>
        <w:sdtPr>
          <w:tag w:val="goog_rdk_72"/>
        </w:sdtPr>
        <w:sdtContent>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GBD expresses the level of development of a country by the Socio-demographic Index (SDI), which is a composite measure of income per capita, total fertility rate (age &lt;25 years), and average educational attainment (for those aged ≥15 years).</w:t>
          </w:r>
        </w:sdtContent>
      </w:sdt>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DOI:https://doi.org/10.1016/S2213-8587(22)00186-3</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https://www.thelancet.com/journals/landia/article/PIIS2213-8587(22)00186-3/fulltext#%20</w:t>
      </w:r>
    </w:p>
  </w:comment>
  <w:comment w:author="Bruce Duncan" w:id="27" w:date="2023-08-31T16:06:0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this is rate, need to say so. If not, appears to be the absolute number of deaths, not the mortality rate.</w:t>
      </w:r>
    </w:p>
  </w:comment>
  <w:comment w:author="Anelise Szortyka" w:id="28" w:date="2023-09-27T00:27:17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rate</w:t>
      </w:r>
    </w:p>
  </w:comment>
  <w:comment w:author="Bruce Duncan" w:id="9" w:date="2023-08-30T06:39:00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Mentioned above.</w:t>
      </w:r>
    </w:p>
  </w:comment>
  <w:comment w:author="Anelise Szortyka" w:id="52" w:date="2023-11-27T00:26:07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Health effects of dietary risks in 195 countries, 1990–2017: a systematic analysis for the Global Burden of Disease Study 2017. The Lancet. 2019;393(10184).</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(Afshin A, Sur PJ, Fay KA, Cornaby L, Ferrara G, Salama JS, et al., 2019)</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2017, 11 million (95% uncertainty interval [UI] 10–12) deaths and 255 million (234–274) DALYs were attributable to dietary risk factors.</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DOI:https://doi.org/10.1016/S0140-6736(19)30041-8</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https://www.thelancet.com/article/S0140-6736(19)30041-8/fulltext</w:t>
      </w:r>
    </w:p>
  </w:comment>
  <w:comment w:author="Bruce Duncan" w:id="23" w:date="2023-09-01T09:20:00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we need to have more robust results. I have made some suggestions in the accompanying text.</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also need to avoid too many numbers in the text, making it hard for readers to grasp what we are saying. The numbers are in the tables and represented in the figures. If we can use relatively few numbers in the text and make more qualitative statements when listing individual countries, it will make reading the article much more enjoyable.</w:t>
      </w:r>
    </w:p>
  </w:comment>
  <w:comment w:author="Bruce Duncan" w:id="19" w:date="2023-08-30T06:33:00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to state this here. It becomes clear in the description of the results.</w:t>
      </w:r>
    </w:p>
  </w:comment>
  <w:comment w:author="Anelise Szortyka" w:id="20" w:date="2023-09-26T03:42:00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Acho que o que o professor se referiu já foi removido ao aceitar suas sugestões.</w:t>
      </w:r>
    </w:p>
  </w:comment>
  <w:comment w:author="Bruce Duncan" w:id="0" w:date="2023-08-29T15:24:00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instructions: Graphical abstract</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a graphical abstract is optional, its use is encouraged as it draws more attention to the online article. The graphical abstract should summarize the contents of the article in a concise, pictorial form designed to capture the attention of a wide readership. Graphical abstracts should be submitted as a separate file in the online submission system. Image size: Please provide an image with a minimum of 531 × 1328 pixels (h × w) or proportionally more. The image should be readable at a size of 5 × 13 cm using a regular screen resolution of 96 dpi. Preferred file types: TIFF, EPS, PDF or MS Office files. You can view Example Graphical Abstracts on our information site.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low priority item.</w:t>
      </w:r>
    </w:p>
  </w:comment>
  <w:comment w:author="Anelise Szortyka" w:id="1" w:date="2023-11-26T11:47:14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regional, and national burden of diabetes from 1990 to 2021, with projections of prevalence to 2050: a systematic analysis for the Global Burden of Disease Study 2021</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2021, there were 529 million (95% uncertainty interval [UI] 500–564) people living with diabetes worldwide, and the global age-standardised total diabetes prevalence was 6·1% (5·8–6·5).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DOI:https://doi.org/10.1016/S0140-6736(23)01301-6</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https://www.thelancet.com/journals/lancet/article/PIIS0140-6736(23)01301-6/fulltext</w:t>
      </w:r>
    </w:p>
  </w:comment>
  <w:comment w:author="Eduardo Cecconi" w:id="13" w:date="2024-01-04T20:20:00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 suplementar de cousin 2022</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60</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8.4.1 Case definition</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fasting plasma glucose (FPG) is measured as the mean FPG in a population, where FPG is a continuous exposure in units of mmol/L. Since FPG is along a continuum, we define high FPG as any level above the TMREL, which is 4,8-5,4 mmol/L.</w:t>
      </w:r>
    </w:p>
  </w:comment>
  <w:comment w:author="Anelise Szortyka" w:id="50" w:date="2023-11-27T00:01:36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 effectiveness hierarchy of preventive interventions: neglected paradigm or self-evident truth?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(Capewell &amp; Capewell, 2018)</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NCD prevention strategies are now prioritizing four major risk factors: tobacco, poor diet, physical inactivity and alcohol.1–3 However, there is debate about the most effective approaches to prevention. Many countries have prioritized ‘downstream’ approaches targeting individuals (such as screening to detect high risk patients, personal advice, primary prevention medications and ‘nudge’).3 These highly visible strategies are politically less challenging than ‘upstream’ population-wide policy interventions (such as legislation, regulation, taxation or subsidies.1–3) However, the growing effectiveness evidence clearly points ‘upstream’.4</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DOI: 10.1093/pubmed/fdx055</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https://doi.org/10.1093/pubmed/fdx055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https://pubmed.ncbi.nlm.nih.gov/28525612/</w:t>
      </w:r>
    </w:p>
  </w:comment>
  <w:comment w:author="Anelise Szortyka" w:id="15" w:date="2023-11-26T23:09:22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appendix 1)</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 to: GBD 2019 Risk Factors Collaborators. Global burden of 87 risk factors in 204 countries and territories, 1990–2019: a systematic analysis for the Global Burden of Disease Study 2019. Lancet 2020; 396: 1223–49.</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2.10: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Development of a revised SDI indicator</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SDI was originally constructed for GBD 2015 by using the Human Development Index (HDI) methodology, wherein a 0 to 1 index value was determined for each of the original three covariate inputs (total fertility rate in those age 15 to 49, EDU15+, and LDI per capita) by using the observed minima and maxima during the estimation period to set the scales. During GBD 2016, we moved from using relative index scales to using absolute scales to enhance the stability of SDI interpretation over time because we noticed that the measure was highly sensitive to the addition of subnational units that tended to stretch the empirical minima and maxima.</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Disponível em: https://www.thelancet.com/cms/10.1016/S0140-6736(20)30752-2/attachment/452d9049-9c4a-4fbb-81f3-72cca8d8a620/mmc1.pdf</w:t>
      </w:r>
    </w:p>
  </w:comment>
  <w:comment w:author="Eduardo Cecconi" w:id="11" w:date="2024-01-04T20:36: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 appendix 1 to: diseases and injuries collaborators. Global burden of 369 diseases and injuries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 471 disability weights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Disponivel em: https://www.thelancet.com/journals/lancet/article/PIIS0140-6736(20)30925-9/fulltext</w:t>
      </w:r>
    </w:p>
  </w:comment>
  <w:comment w:author="Bruce Duncan" w:id="63" w:date="2023-08-31T16:25:0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Somewhere in supplementary materials you should show the number of studies for each country for fatal and for non-fatal events.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we need to include a GATHER statement? Any other statement? Do the instructions speak to this?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A" w15:done="0"/>
  <w15:commentEx w15:paraId="0000011B" w15:paraIdParent="0000011A" w15:done="0"/>
  <w15:commentEx w15:paraId="00000123" w15:done="0"/>
  <w15:commentEx w15:paraId="0000012A" w15:done="0"/>
  <w15:commentEx w15:paraId="00000131" w15:done="0"/>
  <w15:commentEx w15:paraId="00000138" w15:done="0"/>
  <w15:commentEx w15:paraId="00000139" w15:done="0"/>
  <w15:commentEx w15:paraId="0000013A" w15:paraIdParent="00000139" w15:done="0"/>
  <w15:commentEx w15:paraId="0000013F" w15:done="0"/>
  <w15:commentEx w15:paraId="00000140" w15:paraIdParent="0000013F" w15:done="0"/>
  <w15:commentEx w15:paraId="00000146" w15:done="0"/>
  <w15:commentEx w15:paraId="00000147" w15:done="0"/>
  <w15:commentEx w15:paraId="00000148" w15:paraIdParent="00000147" w15:done="0"/>
  <w15:commentEx w15:paraId="00000149" w15:done="0"/>
  <w15:commentEx w15:paraId="0000014A" w15:paraIdParent="00000149" w15:done="0"/>
  <w15:commentEx w15:paraId="0000014F" w15:done="0"/>
  <w15:commentEx w15:paraId="00000158" w15:done="0"/>
  <w15:commentEx w15:paraId="0000015E" w15:done="0"/>
  <w15:commentEx w15:paraId="00000163" w15:done="0"/>
  <w15:commentEx w15:paraId="00000164" w15:paraIdParent="00000163" w15:done="0"/>
  <w15:commentEx w15:paraId="0000016B" w15:done="0"/>
  <w15:commentEx w15:paraId="00000172" w15:done="0"/>
  <w15:commentEx w15:paraId="00000178" w15:done="0"/>
  <w15:commentEx w15:paraId="00000179" w15:done="0"/>
  <w15:commentEx w15:paraId="0000017C" w15:done="0"/>
  <w15:commentEx w15:paraId="0000017D" w15:paraIdParent="0000017C" w15:done="0"/>
  <w15:commentEx w15:paraId="0000018F" w15:done="0"/>
  <w15:commentEx w15:paraId="00000190" w15:done="0"/>
  <w15:commentEx w15:paraId="00000191" w15:paraIdParent="00000190" w15:done="0"/>
  <w15:commentEx w15:paraId="00000192" w15:done="0"/>
  <w15:commentEx w15:paraId="00000194" w15:paraIdParent="00000192" w15:done="0"/>
  <w15:commentEx w15:paraId="00000195" w15:done="0"/>
  <w15:commentEx w15:paraId="0000019C" w15:done="0"/>
  <w15:commentEx w15:paraId="000001A5" w15:done="0"/>
  <w15:commentEx w15:paraId="000001A6" w15:done="0"/>
  <w15:commentEx w15:paraId="000001A7" w15:paraIdParent="000001A6" w15:done="0"/>
  <w15:commentEx w15:paraId="000001A8" w15:done="0"/>
  <w15:commentEx w15:paraId="000001AD" w15:done="0"/>
  <w15:commentEx w15:paraId="000001AE" w15:done="0"/>
  <w15:commentEx w15:paraId="000001AF" w15:paraIdParent="000001AE" w15:done="0"/>
  <w15:commentEx w15:paraId="000001B1" w15:done="0"/>
  <w15:commentEx w15:paraId="000001B2" w15:paraIdParent="000001B1" w15:done="0"/>
  <w15:commentEx w15:paraId="000001B9" w15:done="0"/>
  <w15:commentEx w15:paraId="000001C0" w15:done="0"/>
  <w15:commentEx w15:paraId="000001C1" w15:done="0"/>
  <w15:commentEx w15:paraId="000001C2" w15:paraIdParent="000001C1" w15:done="0"/>
  <w15:commentEx w15:paraId="000001C9" w15:done="0"/>
  <w15:commentEx w15:paraId="000001CA" w15:done="0"/>
  <w15:commentEx w15:paraId="000001D1" w15:done="0"/>
  <w15:commentEx w15:paraId="000001DB" w15:done="0"/>
  <w15:commentEx w15:paraId="000001DC" w15:done="0"/>
  <w15:commentEx w15:paraId="000001E3" w15:done="0"/>
  <w15:commentEx w15:paraId="000001E4" w15:done="0"/>
  <w15:commentEx w15:paraId="000001EB" w15:done="0"/>
  <w15:commentEx w15:paraId="000001EC" w15:done="0"/>
  <w15:commentEx w15:paraId="000001ED" w15:paraIdParent="000001EC" w15:done="0"/>
  <w15:commentEx w15:paraId="000001EE" w15:done="0"/>
  <w15:commentEx w15:paraId="000001F5" w15:done="0"/>
  <w15:commentEx w15:paraId="000001F9" w15:done="0"/>
  <w15:commentEx w15:paraId="000001FA" w15:done="0"/>
  <w15:commentEx w15:paraId="000001FB" w15:paraIdParent="000001FA" w15:done="0"/>
  <w15:commentEx w15:paraId="000001FF" w15:done="0"/>
  <w15:commentEx w15:paraId="00000205" w15:done="0"/>
  <w15:commentEx w15:paraId="0000020A" w15:done="0"/>
  <w15:commentEx w15:paraId="00000214" w15:done="0"/>
  <w15:commentEx w15:paraId="0000021C" w15:done="0"/>
  <w15:commentEx w15:paraId="00000221" w15:done="0"/>
  <w15:commentEx w15:paraId="0000022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9">
    <w:pPr>
      <w:pBdr>
        <w:top w:space="0" w:sz="0" w:val="nil"/>
        <w:left w:space="0" w:sz="0" w:val="nil"/>
        <w:bottom w:space="0" w:sz="0" w:val="nil"/>
        <w:right w:space="0" w:sz="0" w:val="nil"/>
        <w:between w:space="0" w:sz="0" w:val="nil"/>
      </w:pBd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53565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ontepargpadro" w:default="1">
    <w:name w:val="Default Paragraph Font"/>
    <w:uiPriority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4" w:customStyle="1">
    <w:name w:val="4"/>
    <w:basedOn w:val="TableNormal3"/>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rPr>
      <w:sz w:val="20"/>
      <w:szCs w:val="20"/>
    </w:rPr>
  </w:style>
  <w:style w:type="character" w:styleId="Refdecomentrio">
    <w:name w:val="annotation reference"/>
    <w:basedOn w:val="Fontepargpadro"/>
    <w:uiPriority w:val="99"/>
    <w:semiHidden w:val="1"/>
    <w:unhideWhenUsed w:val="1"/>
    <w:rPr>
      <w:sz w:val="16"/>
      <w:szCs w:val="16"/>
    </w:rPr>
  </w:style>
  <w:style w:type="paragraph" w:styleId="PargrafodaLista">
    <w:name w:val="List Paragraph"/>
    <w:basedOn w:val="Normal"/>
    <w:uiPriority w:val="34"/>
    <w:qFormat w:val="1"/>
    <w:rsid w:val="00774974"/>
    <w:pPr>
      <w:ind w:left="720"/>
      <w:contextualSpacing w:val="1"/>
    </w:pPr>
  </w:style>
  <w:style w:type="paragraph" w:styleId="Cabealho">
    <w:name w:val="header"/>
    <w:basedOn w:val="Normal"/>
    <w:link w:val="CabealhoChar"/>
    <w:uiPriority w:val="99"/>
    <w:unhideWhenUsed w:val="1"/>
    <w:rsid w:val="006D4FE4"/>
    <w:pPr>
      <w:tabs>
        <w:tab w:val="center" w:pos="4419"/>
        <w:tab w:val="right" w:pos="8838"/>
      </w:tabs>
      <w:spacing w:line="240" w:lineRule="auto"/>
    </w:pPr>
  </w:style>
  <w:style w:type="character" w:styleId="CabealhoChar" w:customStyle="1">
    <w:name w:val="Cabeçalho Char"/>
    <w:basedOn w:val="Fontepargpadro"/>
    <w:link w:val="Cabealho"/>
    <w:uiPriority w:val="99"/>
    <w:rsid w:val="006D4FE4"/>
  </w:style>
  <w:style w:type="paragraph" w:styleId="Rodap">
    <w:name w:val="footer"/>
    <w:basedOn w:val="Normal"/>
    <w:link w:val="RodapChar"/>
    <w:uiPriority w:val="99"/>
    <w:unhideWhenUsed w:val="1"/>
    <w:rsid w:val="006D4FE4"/>
    <w:pPr>
      <w:tabs>
        <w:tab w:val="center" w:pos="4419"/>
        <w:tab w:val="right" w:pos="8838"/>
      </w:tabs>
      <w:spacing w:line="240" w:lineRule="auto"/>
    </w:pPr>
  </w:style>
  <w:style w:type="character" w:styleId="RodapChar" w:customStyle="1">
    <w:name w:val="Rodapé Char"/>
    <w:basedOn w:val="Fontepargpadro"/>
    <w:link w:val="Rodap"/>
    <w:uiPriority w:val="99"/>
    <w:rsid w:val="006D4FE4"/>
  </w:style>
  <w:style w:type="table" w:styleId="Tabelacomgrade">
    <w:name w:val="Table Grid"/>
    <w:basedOn w:val="Tabelanormal"/>
    <w:uiPriority w:val="39"/>
    <w:rsid w:val="006D4FE4"/>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Fontepargpadro"/>
    <w:uiPriority w:val="99"/>
    <w:unhideWhenUsed w:val="1"/>
    <w:rsid w:val="00E51FFD"/>
    <w:rPr>
      <w:color w:val="0000ff" w:themeColor="hyperlink"/>
      <w:u w:val="single"/>
    </w:rPr>
  </w:style>
  <w:style w:type="character" w:styleId="MenoPendente1" w:customStyle="1">
    <w:name w:val="Menção Pendente1"/>
    <w:basedOn w:val="Fontepargpadro"/>
    <w:uiPriority w:val="99"/>
    <w:semiHidden w:val="1"/>
    <w:unhideWhenUsed w:val="1"/>
    <w:rsid w:val="00E51FFD"/>
    <w:rPr>
      <w:color w:val="605e5c"/>
      <w:shd w:color="auto" w:fill="e1dfdd" w:val="clear"/>
    </w:rPr>
  </w:style>
  <w:style w:type="character" w:styleId="toptext" w:customStyle="1">
    <w:name w:val="top__text"/>
    <w:basedOn w:val="Fontepargpadro"/>
    <w:rsid w:val="00F953E1"/>
  </w:style>
  <w:style w:type="table" w:styleId="3" w:customStyle="1">
    <w:name w:val="3"/>
    <w:basedOn w:val="TableNormal3"/>
    <w:pPr>
      <w:spacing w:line="240" w:lineRule="auto"/>
    </w:pPr>
    <w:tblPr>
      <w:tblStyleRowBandSize w:val="1"/>
      <w:tblStyleColBandSize w:val="1"/>
      <w:tblCellMar>
        <w:left w:w="108.0" w:type="dxa"/>
        <w:right w:w="108.0" w:type="dxa"/>
      </w:tblCellMar>
    </w:tblPr>
  </w:style>
  <w:style w:type="paragraph" w:styleId="Assuntodocomentrio">
    <w:name w:val="annotation subject"/>
    <w:basedOn w:val="Textodecomentrio"/>
    <w:next w:val="Textodecomentrio"/>
    <w:link w:val="AssuntodocomentrioChar"/>
    <w:uiPriority w:val="99"/>
    <w:semiHidden w:val="1"/>
    <w:unhideWhenUsed w:val="1"/>
    <w:rsid w:val="00CB08E2"/>
    <w:rPr>
      <w:b w:val="1"/>
      <w:bCs w:val="1"/>
    </w:rPr>
  </w:style>
  <w:style w:type="character" w:styleId="AssuntodocomentrioChar" w:customStyle="1">
    <w:name w:val="Assunto do comentário Char"/>
    <w:basedOn w:val="TextodecomentrioChar"/>
    <w:link w:val="Assuntodocomentrio"/>
    <w:uiPriority w:val="99"/>
    <w:semiHidden w:val="1"/>
    <w:rsid w:val="00CB08E2"/>
    <w:rPr>
      <w:b w:val="1"/>
      <w:bCs w:val="1"/>
      <w:sz w:val="20"/>
      <w:szCs w:val="20"/>
    </w:rPr>
  </w:style>
  <w:style w:type="paragraph" w:styleId="Textodebalo">
    <w:name w:val="Balloon Text"/>
    <w:basedOn w:val="Normal"/>
    <w:link w:val="TextodebaloChar"/>
    <w:uiPriority w:val="99"/>
    <w:semiHidden w:val="1"/>
    <w:unhideWhenUsed w:val="1"/>
    <w:rsid w:val="00CB08E2"/>
    <w:pPr>
      <w:spacing w:line="240" w:lineRule="auto"/>
    </w:pPr>
    <w:rPr>
      <w:rFonts w:ascii="Tahoma" w:cs="Tahoma" w:hAnsi="Tahoma"/>
      <w:sz w:val="16"/>
      <w:szCs w:val="16"/>
    </w:rPr>
  </w:style>
  <w:style w:type="character" w:styleId="TextodebaloChar" w:customStyle="1">
    <w:name w:val="Texto de balão Char"/>
    <w:basedOn w:val="Fontepargpadro"/>
    <w:link w:val="Textodebalo"/>
    <w:uiPriority w:val="99"/>
    <w:semiHidden w:val="1"/>
    <w:rsid w:val="00CB08E2"/>
    <w:rPr>
      <w:rFonts w:ascii="Tahoma" w:cs="Tahoma" w:hAnsi="Tahoma"/>
      <w:sz w:val="16"/>
      <w:szCs w:val="16"/>
    </w:rPr>
  </w:style>
  <w:style w:type="paragraph" w:styleId="Reviso">
    <w:name w:val="Revision"/>
    <w:hidden w:val="1"/>
    <w:uiPriority w:val="99"/>
    <w:semiHidden w:val="1"/>
    <w:rsid w:val="00170F88"/>
    <w:pPr>
      <w:spacing w:line="240" w:lineRule="auto"/>
    </w:pPr>
  </w:style>
  <w:style w:type="table" w:styleId="2" w:customStyle="1">
    <w:name w:val="2"/>
    <w:basedOn w:val="TableNormal2"/>
    <w:pPr>
      <w:spacing w:line="240" w:lineRule="auto"/>
    </w:pPr>
    <w:tblPr>
      <w:tblStyleRowBandSize w:val="1"/>
      <w:tblStyleColBandSize w:val="1"/>
      <w:tblCellMar>
        <w:top w:w="100.0" w:type="dxa"/>
        <w:left w:w="108.0" w:type="dxa"/>
        <w:bottom w:w="100.0" w:type="dxa"/>
        <w:right w:w="108.0" w:type="dxa"/>
      </w:tblCellMar>
    </w:tblPr>
  </w:style>
  <w:style w:type="character" w:styleId="TextodoEspaoReservado">
    <w:name w:val="Placeholder Text"/>
    <w:basedOn w:val="Fontepargpadro"/>
    <w:uiPriority w:val="99"/>
    <w:semiHidden w:val="1"/>
    <w:rsid w:val="0083350F"/>
    <w:rPr>
      <w:color w:val="808080"/>
    </w:rPr>
  </w:style>
  <w:style w:type="table" w:styleId="1" w:customStyle="1">
    <w:name w:val="1"/>
    <w:basedOn w:val="TableNormal1"/>
    <w:pPr>
      <w:spacing w:line="240" w:lineRule="auto"/>
    </w:pPr>
    <w:tblPr>
      <w:tblStyleRowBandSize w:val="1"/>
      <w:tblStyleColBandSize w:val="1"/>
      <w:tblCellMar>
        <w:top w:w="100.0" w:type="dxa"/>
        <w:left w:w="108.0" w:type="dxa"/>
        <w:bottom w:w="100.0" w:type="dxa"/>
        <w:right w:w="108.0" w:type="dxa"/>
      </w:tblCellMar>
    </w:tblPr>
  </w:style>
  <w:style w:type="paragraph" w:styleId="Default" w:customStyle="1">
    <w:name w:val="Default"/>
    <w:rsid w:val="007D3E85"/>
    <w:pPr>
      <w:autoSpaceDE w:val="0"/>
      <w:autoSpaceDN w:val="0"/>
      <w:adjustRightInd w:val="0"/>
      <w:spacing w:line="240" w:lineRule="auto"/>
    </w:pPr>
    <w:rPr>
      <w:rFonts w:ascii="Calibri" w:cs="Calibri" w:hAnsi="Calibri"/>
      <w:color w:val="000000"/>
      <w:sz w:val="24"/>
      <w:szCs w:val="24"/>
      <w:lang w:val="pt-BR"/>
    </w:rPr>
  </w:style>
  <w:style w:type="character" w:styleId="nfase">
    <w:name w:val="Emphasis"/>
    <w:basedOn w:val="Fontepargpadro"/>
    <w:uiPriority w:val="20"/>
    <w:qFormat w:val="1"/>
    <w:rsid w:val="005C76D4"/>
    <w:rPr>
      <w:i w:val="1"/>
      <w:iCs w:val="1"/>
    </w:rPr>
  </w:style>
  <w:style w:type="character" w:styleId="Forte">
    <w:name w:val="Strong"/>
    <w:basedOn w:val="Fontepargpadro"/>
    <w:uiPriority w:val="22"/>
    <w:qFormat w:val="1"/>
    <w:rsid w:val="0024476B"/>
    <w:rPr>
      <w:b w:val="1"/>
      <w:bCs w:val="1"/>
    </w:rPr>
  </w:style>
  <w:style w:type="character" w:styleId="MenoPendente">
    <w:name w:val="Unresolved Mention"/>
    <w:basedOn w:val="Fontepargpadro"/>
    <w:uiPriority w:val="99"/>
    <w:semiHidden w:val="1"/>
    <w:unhideWhenUsed w:val="1"/>
    <w:rsid w:val="00D16413"/>
    <w:rPr>
      <w:color w:val="605e5c"/>
      <w:shd w:color="auto" w:fill="e1dfdd" w:val="clear"/>
    </w:rPr>
  </w:style>
  <w:style w:type="paragraph" w:styleId="NormalWeb">
    <w:name w:val="Normal (Web)"/>
    <w:basedOn w:val="Normal"/>
    <w:uiPriority w:val="99"/>
    <w:semiHidden w:val="1"/>
    <w:unhideWhenUsed w:val="1"/>
    <w:rsid w:val="00C8737E"/>
    <w:pPr>
      <w:spacing w:after="100" w:afterAutospacing="1" w:before="100" w:beforeAutospacing="1" w:line="240" w:lineRule="auto"/>
    </w:pPr>
    <w:rPr>
      <w:rFonts w:ascii="Times New Roman" w:cs="Times New Roman" w:eastAsia="Times New Roman" w:hAnsi="Times New Roman"/>
      <w:sz w:val="24"/>
      <w:szCs w:val="24"/>
      <w:lang w:val="pt-BR"/>
    </w:rPr>
  </w:style>
  <w:style w:type="character" w:styleId="HiperlinkVisitado">
    <w:name w:val="FollowedHyperlink"/>
    <w:basedOn w:val="Fontepargpadro"/>
    <w:uiPriority w:val="99"/>
    <w:semiHidden w:val="1"/>
    <w:unhideWhenUsed w:val="1"/>
    <w:rsid w:val="002804CF"/>
    <w:rPr>
      <w:color w:val="800080" w:themeColor="followedHyperlink"/>
      <w:u w:val="single"/>
    </w:rPr>
  </w:style>
  <w:style w:type="character" w:styleId="docsum-authors" w:customStyle="1">
    <w:name w:val="docsum-authors"/>
    <w:basedOn w:val="Fontepargpadro"/>
    <w:rsid w:val="00233818"/>
  </w:style>
  <w:style w:type="character" w:styleId="docsum-journal-citation" w:customStyle="1">
    <w:name w:val="docsum-journal-citation"/>
    <w:basedOn w:val="Fontepargpadro"/>
    <w:rsid w:val="00233818"/>
  </w:style>
  <w:style w:type="table" w:styleId="a" w:customStyle="1">
    <w:basedOn w:val="TableNormal"/>
    <w:pPr>
      <w:spacing w:line="240" w:lineRule="auto"/>
    </w:pPr>
    <w:tblPr>
      <w:tblStyleRowBandSize w:val="1"/>
      <w:tblStyleColBandSize w:val="1"/>
      <w:tblCellMar>
        <w:top w:w="100.0" w:type="dxa"/>
        <w:left w:w="108.0" w:type="dxa"/>
        <w:bottom w:w="100.0" w:type="dxa"/>
        <w:right w:w="108.0" w:type="dxa"/>
      </w:tblCellMar>
    </w:tblPr>
  </w:style>
  <w:style w:type="paragraph" w:styleId="Bibliografia">
    <w:name w:val="Bibliography"/>
    <w:basedOn w:val="Normal"/>
    <w:next w:val="Normal"/>
    <w:uiPriority w:val="37"/>
    <w:unhideWhenUsed w:val="1"/>
    <w:rsid w:val="005E5187"/>
    <w:pPr>
      <w:tabs>
        <w:tab w:val="left" w:pos="384"/>
      </w:tabs>
      <w:spacing w:after="240" w:line="240" w:lineRule="auto"/>
      <w:ind w:left="384" w:hanging="384"/>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8.0" w:type="dxa"/>
        <w:bottom w:w="10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ghdx.healthdata.org/gbd-results-tool" TargetMode="External"/><Relationship Id="rId10" Type="http://schemas.openxmlformats.org/officeDocument/2006/relationships/hyperlink" Target="https://pubmed.ncbi.nlm.nih.gov/?term=Ong+KL" TargetMode="External"/><Relationship Id="rId13" Type="http://schemas.openxmlformats.org/officeDocument/2006/relationships/image" Target="media/image5.jpg"/><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rita.mattiello@ufrgs.br" TargetMode="External"/><Relationship Id="rId15" Type="http://schemas.openxmlformats.org/officeDocument/2006/relationships/image" Target="media/image2.jpg"/><Relationship Id="rId14" Type="http://schemas.openxmlformats.org/officeDocument/2006/relationships/image" Target="media/image3.jp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image" Target="media/image4.jp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b0khOeKZ6VI7HR6i8D59MnkKaQ==">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2023-09-08T19:30:00Z</dcterms:created>
  <dc:creator>Eduardo Cecconi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fbe7a3bfc1bc52b38861a8c71ddce3d39ea511cad2d4c117e86828d5b8adc85b</vt:lpwstr>
  </property>
  <property fmtid="{D5CDD505-2E9C-101B-9397-08002B2CF9AE}" pid="3" name="ZOTERO_PREF_1">
    <vt:lpwstr>&lt;data data-version="3" zotero-version="6.0.30"&gt;&lt;session id="pHp5ty62"/&gt;&lt;style id="http://www.zotero.org/styles/vancouver" locale="pt-BR" hasBibliography="1" bibliographyStyleHasBeenSet="1"/&gt;&lt;prefs&gt;&lt;pref name="fieldType" value="Field"/&gt;&lt;pref name="automati</vt:lpwstr>
  </property>
  <property fmtid="{D5CDD505-2E9C-101B-9397-08002B2CF9AE}" pid="4" name="ZOTERO_PREF_2">
    <vt:lpwstr>cJournalAbbreviations" value="true"/&gt;&lt;/prefs&gt;&lt;/data&gt;</vt:lpwstr>
  </property>
  <property fmtid="{D5CDD505-2E9C-101B-9397-08002B2CF9AE}" pid="5" name="GrammarlyDocumentId">
    <vt:lpwstr>fbe7a3bfc1bc52b38861a8c71ddce3d39ea511cad2d4c117e86828d5b8adc85b</vt:lpwstr>
  </property>
  <property fmtid="{D5CDD505-2E9C-101B-9397-08002B2CF9AE}" pid="6" name="ZOTERO_PREF_1">
    <vt:lpwstr>&lt;data data-version="3" zotero-version="6.0.30"&gt;&lt;session id="pHp5ty62"/&gt;&lt;style id="http://www.zotero.org/styles/vancouver" locale="pt-BR" hasBibliography="1" bibliographyStyleHasBeenSet="1"/&gt;&lt;prefs&gt;&lt;pref name="fieldType" value="Field"/&gt;&lt;pref name="automati</vt:lpwstr>
  </property>
  <property fmtid="{D5CDD505-2E9C-101B-9397-08002B2CF9AE}" pid="7" name="ZOTERO_PREF_2">
    <vt:lpwstr>cJournalAbbreviations" value="true"/&gt;&lt;/prefs&gt;&lt;/data&gt;</vt:lpwstr>
  </property>
</Properties>
</file>